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D828A" w14:textId="77777777" w:rsidR="00FD67DD" w:rsidRDefault="00FD67DD" w:rsidP="00FD67DD">
      <w:pPr>
        <w:pStyle w:val="Title"/>
        <w:rPr>
          <w:rFonts w:ascii="Trebuchet MS" w:hAnsi="Trebuchet MS"/>
        </w:rPr>
      </w:pPr>
      <w:bookmarkStart w:id="0" w:name="welcome"/>
      <w:bookmarkStart w:id="1" w:name="dataset"/>
      <w:bookmarkStart w:id="2" w:name="_GoBack"/>
      <w:bookmarkEnd w:id="2"/>
      <w:r>
        <w:rPr>
          <w:rFonts w:ascii="Trebuchet MS" w:hAnsi="Trebuchet MS"/>
        </w:rPr>
        <w:t>Assignment(s): Introduction to R</w:t>
      </w:r>
    </w:p>
    <w:p w14:paraId="7E1597DC" w14:textId="14A90C3C" w:rsidR="00FD67DD" w:rsidRDefault="007A3010" w:rsidP="00FD67DD">
      <w:pPr>
        <w:pStyle w:val="Date"/>
        <w:rPr>
          <w:rFonts w:ascii="Trebuchet MS" w:hAnsi="Trebuchet MS"/>
        </w:rPr>
      </w:pPr>
      <w:r>
        <w:rPr>
          <w:rFonts w:ascii="Trebuchet MS" w:hAnsi="Trebuchet MS"/>
        </w:rPr>
        <w:t>May 13</w:t>
      </w:r>
      <w:r w:rsidR="00FD67DD">
        <w:rPr>
          <w:rFonts w:ascii="Trebuchet MS" w:hAnsi="Trebuchet MS"/>
        </w:rPr>
        <w:t>, 2020</w:t>
      </w:r>
    </w:p>
    <w:p w14:paraId="1D6FC7D0" w14:textId="77777777" w:rsidR="00FD67DD" w:rsidRDefault="00FD67DD" w:rsidP="00FD67DD">
      <w:pPr>
        <w:pStyle w:val="Heading1"/>
        <w:jc w:val="center"/>
        <w:rPr>
          <w:rFonts w:ascii="Trebuchet MS" w:hAnsi="Trebuchet MS"/>
        </w:rPr>
      </w:pPr>
      <w:bookmarkStart w:id="3" w:name="course-vsk1004-applied-researcher"/>
      <w:r>
        <w:rPr>
          <w:rFonts w:ascii="Trebuchet MS" w:hAnsi="Trebuchet MS"/>
        </w:rPr>
        <w:t>Course: VSK1004 Applied Researcher</w:t>
      </w:r>
      <w:bookmarkEnd w:id="3"/>
    </w:p>
    <w:p w14:paraId="645137D3" w14:textId="77777777" w:rsidR="00FD67DD" w:rsidRDefault="00FD67DD" w:rsidP="00FD67DD">
      <w:pPr>
        <w:pStyle w:val="FirstParagraph"/>
        <w:rPr>
          <w:rFonts w:ascii="Trebuchet MS" w:hAnsi="Trebuchet MS"/>
        </w:rPr>
      </w:pPr>
      <w:r>
        <w:rPr>
          <w:rFonts w:ascii="Trebuchet MS" w:hAnsi="Trebuchet MS"/>
          <w:noProof/>
        </w:rPr>
        <w:drawing>
          <wp:inline distT="0" distB="0" distL="0" distR="0" wp14:anchorId="60B2FCD6" wp14:editId="4D9A9673">
            <wp:extent cx="5334000" cy="2043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2043430"/>
                    </a:xfrm>
                    <a:prstGeom prst="rect">
                      <a:avLst/>
                    </a:prstGeom>
                    <a:noFill/>
                    <a:ln>
                      <a:noFill/>
                    </a:ln>
                  </pic:spPr>
                </pic:pic>
              </a:graphicData>
            </a:graphic>
          </wp:inline>
        </w:drawing>
      </w:r>
    </w:p>
    <w:p w14:paraId="1AD77B83" w14:textId="77777777" w:rsidR="00FD67DD" w:rsidRDefault="00FD67DD" w:rsidP="00FD67DD">
      <w:pPr>
        <w:pStyle w:val="BodyText"/>
        <w:rPr>
          <w:rFonts w:ascii="Trebuchet MS" w:hAnsi="Trebuchet MS"/>
          <w:i/>
        </w:rPr>
      </w:pPr>
    </w:p>
    <w:p w14:paraId="57AA0C9B" w14:textId="104E145F" w:rsidR="00FD67DD" w:rsidRDefault="0022271F" w:rsidP="00FD67DD">
      <w:pPr>
        <w:pStyle w:val="BodyText"/>
        <w:rPr>
          <w:rFonts w:ascii="Trebuchet MS" w:hAnsi="Trebuchet MS"/>
          <w:i/>
        </w:rPr>
      </w:pPr>
      <w:r>
        <w:rPr>
          <w:noProof/>
        </w:rPr>
        <mc:AlternateContent>
          <mc:Choice Requires="wps">
            <w:drawing>
              <wp:anchor distT="0" distB="0" distL="114300" distR="114300" simplePos="0" relativeHeight="251659264" behindDoc="0" locked="0" layoutInCell="1" allowOverlap="1" wp14:anchorId="3E8AAB85" wp14:editId="1D6A410B">
                <wp:simplePos x="0" y="0"/>
                <wp:positionH relativeFrom="column">
                  <wp:posOffset>-127635</wp:posOffset>
                </wp:positionH>
                <wp:positionV relativeFrom="paragraph">
                  <wp:posOffset>277495</wp:posOffset>
                </wp:positionV>
                <wp:extent cx="6111240" cy="1597025"/>
                <wp:effectExtent l="5715" t="13970" r="7620" b="8255"/>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240" cy="1597025"/>
                        </a:xfrm>
                        <a:prstGeom prst="rect">
                          <a:avLst/>
                        </a:prstGeom>
                        <a:solidFill>
                          <a:schemeClr val="lt1">
                            <a:lumMod val="100000"/>
                            <a:lumOff val="0"/>
                          </a:schemeClr>
                        </a:solidFill>
                        <a:ln w="6350">
                          <a:solidFill>
                            <a:srgbClr val="000000"/>
                          </a:solidFill>
                          <a:miter lim="800000"/>
                          <a:headEnd/>
                          <a:tailEnd/>
                        </a:ln>
                      </wps:spPr>
                      <wps:txbx>
                        <w:txbxContent>
                          <w:p w14:paraId="1597941F" w14:textId="77777777" w:rsidR="00B46B2F" w:rsidRDefault="00B46B2F" w:rsidP="00FD67DD"/>
                          <w:p w14:paraId="731A2BA5" w14:textId="77777777" w:rsidR="00B46B2F" w:rsidRDefault="00B46B2F" w:rsidP="00FD67DD">
                            <w:pPr>
                              <w:rPr>
                                <w:b/>
                                <w:bCs/>
                                <w:i/>
                                <w:iCs/>
                              </w:rPr>
                            </w:pPr>
                            <w:r>
                              <w:rPr>
                                <w:b/>
                                <w:bCs/>
                                <w:i/>
                                <w:iCs/>
                              </w:rPr>
                              <w:t>Deadline assignment:</w:t>
                            </w:r>
                            <w:r>
                              <w:rPr>
                                <w:b/>
                                <w:bCs/>
                                <w:i/>
                                <w:iCs/>
                              </w:rPr>
                              <w:tab/>
                            </w:r>
                            <w:r>
                              <w:rPr>
                                <w:b/>
                                <w:bCs/>
                                <w:i/>
                                <w:iCs/>
                              </w:rPr>
                              <w:tab/>
                            </w:r>
                            <w:r>
                              <w:t>Wednesday 13</w:t>
                            </w:r>
                            <w:r>
                              <w:rPr>
                                <w:vertAlign w:val="superscript"/>
                              </w:rPr>
                              <w:t>th</w:t>
                            </w:r>
                            <w:r>
                              <w:t xml:space="preserve"> of May 2020 @ 18h00</w:t>
                            </w:r>
                          </w:p>
                          <w:p w14:paraId="4E095698" w14:textId="77777777" w:rsidR="00B46B2F" w:rsidRDefault="00B46B2F" w:rsidP="00FD67DD">
                            <w:r>
                              <w:rPr>
                                <w:b/>
                                <w:bCs/>
                                <w:i/>
                                <w:iCs/>
                              </w:rPr>
                              <w:t>How to hand in assignment:</w:t>
                            </w:r>
                            <w:r>
                              <w:rPr>
                                <w:b/>
                                <w:bCs/>
                                <w:i/>
                                <w:iCs/>
                              </w:rPr>
                              <w:tab/>
                            </w:r>
                            <w:r>
                              <w:t xml:space="preserve">Hand in an R script. For more information watch </w:t>
                            </w:r>
                          </w:p>
                          <w:p w14:paraId="574BF696" w14:textId="77777777" w:rsidR="00B46B2F" w:rsidRDefault="00B46B2F" w:rsidP="00FD67DD">
                            <w:pPr>
                              <w:ind w:left="3600"/>
                            </w:pPr>
                            <w:r>
                              <w:t xml:space="preserve">brief video on Student Portal (Folder: Course Materials </w:t>
                            </w:r>
                          </w:p>
                          <w:p w14:paraId="183FAB84" w14:textId="77777777" w:rsidR="00B46B2F" w:rsidRDefault="00B46B2F" w:rsidP="00FD67DD">
                            <w:pPr>
                              <w:ind w:left="3600"/>
                            </w:pPr>
                            <w:r>
                              <w:sym w:font="Wingdings" w:char="F0E0"/>
                            </w:r>
                            <w:r>
                              <w:t xml:space="preserve"> R Workshops)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E8AAB85" id="_x0000_t202" coordsize="21600,21600" o:spt="202" path="m,l,21600r21600,l21600,xe">
                <v:stroke joinstyle="miter"/>
                <v:path gradientshapeok="t" o:connecttype="rect"/>
              </v:shapetype>
              <v:shape id="Text Box 14" o:spid="_x0000_s1026" type="#_x0000_t202" style="position:absolute;margin-left:-10.05pt;margin-top:21.85pt;width:481.2pt;height:12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" fillcolor="white [3201]" strokeweight=".5pt">
                <v:textbox>
                  <w:txbxContent>
                    <w:p w14:paraId="1597941F" w14:textId="77777777" w:rsidR="00B46B2F" w:rsidRDefault="00B46B2F" w:rsidP="00FD67DD"/>
                    <w:p w14:paraId="731A2BA5" w14:textId="77777777" w:rsidR="00B46B2F" w:rsidRDefault="00B46B2F" w:rsidP="00FD67DD">
                      <w:pPr>
                        <w:rPr>
                          <w:b/>
                          <w:bCs/>
                          <w:i/>
                          <w:iCs/>
                        </w:rPr>
                      </w:pPr>
                      <w:r>
                        <w:rPr>
                          <w:b/>
                          <w:bCs/>
                          <w:i/>
                          <w:iCs/>
                        </w:rPr>
                        <w:t>Deadline assignment:</w:t>
                      </w:r>
                      <w:r>
                        <w:rPr>
                          <w:b/>
                          <w:bCs/>
                          <w:i/>
                          <w:iCs/>
                        </w:rPr>
                        <w:tab/>
                      </w:r>
                      <w:r>
                        <w:rPr>
                          <w:b/>
                          <w:bCs/>
                          <w:i/>
                          <w:iCs/>
                        </w:rPr>
                        <w:tab/>
                      </w:r>
                      <w:r>
                        <w:t>Wednesday 13</w:t>
                      </w:r>
                      <w:r>
                        <w:rPr>
                          <w:vertAlign w:val="superscript"/>
                        </w:rPr>
                        <w:t>th</w:t>
                      </w:r>
                      <w:r>
                        <w:t xml:space="preserve"> of May 2020 @ 18h00</w:t>
                      </w:r>
                    </w:p>
                    <w:p w14:paraId="4E095698" w14:textId="77777777" w:rsidR="00B46B2F" w:rsidRDefault="00B46B2F" w:rsidP="00FD67DD">
                      <w:r>
                        <w:rPr>
                          <w:b/>
                          <w:bCs/>
                          <w:i/>
                          <w:iCs/>
                        </w:rPr>
                        <w:t>How to hand in assignment:</w:t>
                      </w:r>
                      <w:r>
                        <w:rPr>
                          <w:b/>
                          <w:bCs/>
                          <w:i/>
                          <w:iCs/>
                        </w:rPr>
                        <w:tab/>
                      </w:r>
                      <w:r>
                        <w:t xml:space="preserve">Hand in an R script. For more information watch </w:t>
                      </w:r>
                    </w:p>
                    <w:p w14:paraId="574BF696" w14:textId="77777777" w:rsidR="00B46B2F" w:rsidRDefault="00B46B2F" w:rsidP="00FD67DD">
                      <w:pPr>
                        <w:ind w:left="3600"/>
                      </w:pPr>
                      <w:r>
                        <w:t xml:space="preserve">brief video on Student Portal (Folder: Course Materials </w:t>
                      </w:r>
                    </w:p>
                    <w:p w14:paraId="183FAB84" w14:textId="77777777" w:rsidR="00B46B2F" w:rsidRDefault="00B46B2F" w:rsidP="00FD67DD">
                      <w:pPr>
                        <w:ind w:left="3600"/>
                      </w:pPr>
                      <w:r>
                        <w:sym w:font="Wingdings" w:char="F0E0"/>
                      </w:r>
                      <w:r>
                        <w:t xml:space="preserve"> R Workshops)</w:t>
                      </w:r>
                    </w:p>
                  </w:txbxContent>
                </v:textbox>
              </v:shape>
            </w:pict>
          </mc:Fallback>
        </mc:AlternateContent>
      </w:r>
    </w:p>
    <w:p w14:paraId="31B2831B" w14:textId="77777777" w:rsidR="00FD67DD" w:rsidRDefault="00FD67DD" w:rsidP="00FD67DD">
      <w:pPr>
        <w:pStyle w:val="BodyText"/>
        <w:rPr>
          <w:rFonts w:ascii="Trebuchet MS" w:hAnsi="Trebuchet MS"/>
          <w:iCs/>
        </w:rPr>
      </w:pPr>
    </w:p>
    <w:p w14:paraId="285C72C2" w14:textId="77777777" w:rsidR="00FD67DD" w:rsidRDefault="00FD67DD" w:rsidP="00FD67DD">
      <w:pPr>
        <w:pStyle w:val="BodyText"/>
        <w:rPr>
          <w:rFonts w:ascii="Trebuchet MS" w:hAnsi="Trebuchet MS"/>
          <w:i/>
        </w:rPr>
      </w:pPr>
      <w:r>
        <w:rPr>
          <w:rFonts w:ascii="Trebuchet MS" w:hAnsi="Trebuchet MS"/>
          <w:i/>
        </w:rPr>
        <w:tab/>
      </w:r>
    </w:p>
    <w:p w14:paraId="7DAB4F0B" w14:textId="77777777" w:rsidR="00FD67DD" w:rsidRDefault="00FD67DD" w:rsidP="00FD67DD">
      <w:pPr>
        <w:pStyle w:val="BodyText"/>
        <w:rPr>
          <w:rFonts w:ascii="Trebuchet MS" w:hAnsi="Trebuchet MS"/>
          <w:i/>
        </w:rPr>
      </w:pPr>
    </w:p>
    <w:p w14:paraId="30045FA5" w14:textId="77777777" w:rsidR="00FD67DD" w:rsidRDefault="00FD67DD" w:rsidP="00FD67DD">
      <w:pPr>
        <w:pStyle w:val="BodyText"/>
        <w:rPr>
          <w:rFonts w:ascii="Trebuchet MS" w:hAnsi="Trebuchet MS"/>
          <w:i/>
        </w:rPr>
      </w:pPr>
    </w:p>
    <w:p w14:paraId="32D60027" w14:textId="77777777" w:rsidR="00FD67DD" w:rsidRDefault="00FD67DD" w:rsidP="00FD67DD">
      <w:pPr>
        <w:pStyle w:val="BodyText"/>
        <w:rPr>
          <w:rFonts w:ascii="Trebuchet MS" w:hAnsi="Trebuchet MS"/>
          <w:i/>
        </w:rPr>
      </w:pPr>
    </w:p>
    <w:p w14:paraId="56D0AF62" w14:textId="77777777" w:rsidR="00FD67DD" w:rsidRDefault="00FD67DD" w:rsidP="00FD67DD">
      <w:pPr>
        <w:pStyle w:val="BodyText"/>
        <w:rPr>
          <w:rFonts w:ascii="Trebuchet MS" w:hAnsi="Trebuchet MS"/>
          <w:i/>
        </w:rPr>
      </w:pPr>
    </w:p>
    <w:p w14:paraId="1EE52CED" w14:textId="77777777" w:rsidR="00FD67DD" w:rsidRDefault="00FD67DD" w:rsidP="00FD67DD">
      <w:pPr>
        <w:pStyle w:val="BodyText"/>
        <w:rPr>
          <w:rFonts w:ascii="Trebuchet MS" w:hAnsi="Trebuchet MS"/>
          <w:i/>
        </w:rPr>
      </w:pPr>
    </w:p>
    <w:p w14:paraId="58F95045" w14:textId="77777777" w:rsidR="00FD67DD" w:rsidRDefault="00FD67DD" w:rsidP="00FD67DD">
      <w:pPr>
        <w:pStyle w:val="BodyText"/>
        <w:rPr>
          <w:rFonts w:ascii="Trebuchet MS" w:hAnsi="Trebuchet MS"/>
          <w:i/>
        </w:rPr>
      </w:pPr>
    </w:p>
    <w:p w14:paraId="6F894E8A" w14:textId="77777777" w:rsidR="00FD67DD" w:rsidRDefault="00FD67DD" w:rsidP="00FD67DD">
      <w:pPr>
        <w:pStyle w:val="BodyText"/>
        <w:rPr>
          <w:rFonts w:ascii="Trebuchet MS" w:hAnsi="Trebuchet MS"/>
          <w:i/>
        </w:rPr>
      </w:pPr>
    </w:p>
    <w:p w14:paraId="0196FE6B" w14:textId="77777777" w:rsidR="00FD67DD" w:rsidRDefault="00FD67DD" w:rsidP="00FD67DD">
      <w:pPr>
        <w:pStyle w:val="BodyText"/>
        <w:rPr>
          <w:rFonts w:ascii="Trebuchet MS" w:hAnsi="Trebuchet MS"/>
          <w:i/>
        </w:rPr>
      </w:pPr>
    </w:p>
    <w:p w14:paraId="18AB1322" w14:textId="77777777" w:rsidR="00FD67DD" w:rsidRDefault="00FD67DD" w:rsidP="00FD67DD">
      <w:pPr>
        <w:pStyle w:val="BodyText"/>
        <w:rPr>
          <w:rFonts w:ascii="Trebuchet MS" w:hAnsi="Trebuchet MS"/>
          <w:i/>
        </w:rPr>
      </w:pPr>
    </w:p>
    <w:p w14:paraId="7609C508" w14:textId="77777777" w:rsidR="00FD67DD" w:rsidRDefault="00FD67DD" w:rsidP="00FD67DD">
      <w:pPr>
        <w:pStyle w:val="BodyText"/>
        <w:rPr>
          <w:rFonts w:ascii="Trebuchet MS" w:hAnsi="Trebuchet MS"/>
          <w:i/>
        </w:rPr>
      </w:pPr>
    </w:p>
    <w:p w14:paraId="6FD8CCC3" w14:textId="77777777" w:rsidR="00FD67DD" w:rsidRDefault="00FD67DD" w:rsidP="00FD67DD">
      <w:pPr>
        <w:pStyle w:val="BodyText"/>
        <w:rPr>
          <w:rFonts w:ascii="Trebuchet MS" w:hAnsi="Trebuchet MS"/>
          <w:i/>
        </w:rPr>
      </w:pPr>
    </w:p>
    <w:p w14:paraId="6B343904" w14:textId="77777777" w:rsidR="00FD67DD" w:rsidRDefault="00FD67DD" w:rsidP="00FD67DD">
      <w:pPr>
        <w:pStyle w:val="Heading1"/>
        <w:spacing w:before="0"/>
      </w:pPr>
      <w:r>
        <w:lastRenderedPageBreak/>
        <w:t>WELCOME</w:t>
      </w:r>
      <w:bookmarkEnd w:id="0"/>
    </w:p>
    <w:p w14:paraId="4D7C491C" w14:textId="77777777" w:rsidR="00FD67DD" w:rsidRPr="00187088" w:rsidRDefault="00FD67DD" w:rsidP="00FD67DD">
      <w:pPr>
        <w:pStyle w:val="FirstParagraph"/>
        <w:rPr>
          <w:rFonts w:cstheme="majorHAnsi"/>
          <w:szCs w:val="22"/>
        </w:rPr>
      </w:pPr>
      <w:r w:rsidRPr="00187088">
        <w:rPr>
          <w:rFonts w:cstheme="majorHAnsi"/>
          <w:szCs w:val="22"/>
        </w:rPr>
        <w:t>Welcome to the workshop number 2: Introduction to stats with R.</w:t>
      </w:r>
    </w:p>
    <w:p w14:paraId="340D9E59" w14:textId="77777777" w:rsidR="00FD67DD" w:rsidRDefault="00FD67DD" w:rsidP="00FD67DD">
      <w:pPr>
        <w:pStyle w:val="FirstParagraph"/>
      </w:pPr>
    </w:p>
    <w:p w14:paraId="09809ABF" w14:textId="77777777" w:rsidR="00FD67DD" w:rsidRDefault="00FD67DD" w:rsidP="00FD67DD">
      <w:pPr>
        <w:pStyle w:val="Heading2"/>
        <w:jc w:val="both"/>
        <w:rPr>
          <w:rFonts w:cstheme="majorHAnsi"/>
        </w:rPr>
      </w:pPr>
      <w:r>
        <w:rPr>
          <w:rFonts w:cstheme="majorHAnsi"/>
        </w:rPr>
        <w:t>Learning outcomes</w:t>
      </w:r>
    </w:p>
    <w:p w14:paraId="25BD3FC5" w14:textId="77777777" w:rsidR="00FD67DD" w:rsidRPr="00187088" w:rsidRDefault="00FD67DD" w:rsidP="00FD67DD">
      <w:pPr>
        <w:pStyle w:val="FirstParagraph"/>
        <w:rPr>
          <w:rFonts w:cstheme="majorHAnsi"/>
          <w:szCs w:val="22"/>
        </w:rPr>
      </w:pPr>
      <w:r w:rsidRPr="00187088">
        <w:rPr>
          <w:rFonts w:cstheme="majorHAnsi"/>
          <w:szCs w:val="22"/>
        </w:rPr>
        <w:t xml:space="preserve"> By the end of this assignment(s), you should be able to:</w:t>
      </w:r>
    </w:p>
    <w:p w14:paraId="68442CC0" w14:textId="7DE87B04" w:rsidR="00FD67DD" w:rsidRDefault="00FD67DD" w:rsidP="00FD67DD">
      <w:pPr>
        <w:pStyle w:val="Compact"/>
        <w:numPr>
          <w:ilvl w:val="0"/>
          <w:numId w:val="10"/>
        </w:numPr>
        <w:rPr>
          <w:rFonts w:asciiTheme="majorHAnsi" w:hAnsiTheme="majorHAnsi" w:cstheme="majorHAnsi"/>
          <w:szCs w:val="22"/>
        </w:rPr>
      </w:pPr>
      <w:r w:rsidRPr="00187088">
        <w:rPr>
          <w:rFonts w:asciiTheme="majorHAnsi" w:hAnsiTheme="majorHAnsi" w:cstheme="majorHAnsi"/>
          <w:szCs w:val="22"/>
        </w:rPr>
        <w:t>Read in your own data with different methods.</w:t>
      </w:r>
    </w:p>
    <w:p w14:paraId="5AC436AC" w14:textId="36A001BD" w:rsidR="00E039A0" w:rsidRPr="00187088" w:rsidRDefault="00E039A0" w:rsidP="00FD67DD">
      <w:pPr>
        <w:pStyle w:val="Compact"/>
        <w:numPr>
          <w:ilvl w:val="0"/>
          <w:numId w:val="10"/>
        </w:numPr>
        <w:rPr>
          <w:rFonts w:asciiTheme="majorHAnsi" w:hAnsiTheme="majorHAnsi" w:cstheme="majorHAnsi"/>
          <w:szCs w:val="22"/>
        </w:rPr>
      </w:pPr>
      <w:r>
        <w:rPr>
          <w:rFonts w:asciiTheme="majorHAnsi" w:hAnsiTheme="majorHAnsi" w:cstheme="majorHAnsi"/>
          <w:szCs w:val="22"/>
        </w:rPr>
        <w:t>Clean and manipulate your data with R functions.</w:t>
      </w:r>
    </w:p>
    <w:p w14:paraId="1A75A6D5" w14:textId="77777777" w:rsidR="00FD67DD" w:rsidRPr="00187088" w:rsidRDefault="00FD67DD" w:rsidP="00FD67DD">
      <w:pPr>
        <w:pStyle w:val="Compact"/>
        <w:numPr>
          <w:ilvl w:val="0"/>
          <w:numId w:val="10"/>
        </w:numPr>
        <w:rPr>
          <w:rFonts w:asciiTheme="majorHAnsi" w:hAnsiTheme="majorHAnsi" w:cstheme="majorHAnsi"/>
          <w:szCs w:val="22"/>
        </w:rPr>
      </w:pPr>
      <w:r w:rsidRPr="00187088">
        <w:rPr>
          <w:rFonts w:asciiTheme="majorHAnsi" w:hAnsiTheme="majorHAnsi" w:cstheme="majorHAnsi"/>
          <w:szCs w:val="22"/>
        </w:rPr>
        <w:t>Explore your data with summary statistics.</w:t>
      </w:r>
    </w:p>
    <w:p w14:paraId="2E8DEE21" w14:textId="77777777" w:rsidR="00FD67DD" w:rsidRPr="001F0C31" w:rsidRDefault="00FD67DD" w:rsidP="00FD67DD">
      <w:pPr>
        <w:pStyle w:val="Compact"/>
        <w:numPr>
          <w:ilvl w:val="0"/>
          <w:numId w:val="10"/>
        </w:numPr>
        <w:rPr>
          <w:rFonts w:asciiTheme="majorHAnsi" w:hAnsiTheme="majorHAnsi" w:cstheme="majorHAnsi"/>
          <w:szCs w:val="22"/>
        </w:rPr>
      </w:pPr>
      <w:r w:rsidRPr="001F0C31">
        <w:rPr>
          <w:rFonts w:asciiTheme="majorHAnsi" w:hAnsiTheme="majorHAnsi" w:cstheme="majorHAnsi"/>
          <w:szCs w:val="22"/>
        </w:rPr>
        <w:t>Create graphs for exploring your data.</w:t>
      </w:r>
    </w:p>
    <w:p w14:paraId="0B40CE68" w14:textId="49DF0B97" w:rsidR="001F0C31" w:rsidRPr="001F0C31" w:rsidRDefault="001F0C31" w:rsidP="00FD67DD">
      <w:pPr>
        <w:pStyle w:val="Compact"/>
        <w:numPr>
          <w:ilvl w:val="0"/>
          <w:numId w:val="10"/>
        </w:numPr>
        <w:rPr>
          <w:rFonts w:asciiTheme="majorHAnsi" w:hAnsiTheme="majorHAnsi" w:cstheme="majorHAnsi"/>
          <w:szCs w:val="22"/>
        </w:rPr>
      </w:pPr>
      <w:r w:rsidRPr="001F0C31">
        <w:rPr>
          <w:rFonts w:asciiTheme="majorHAnsi" w:hAnsiTheme="majorHAnsi" w:cstheme="majorHAnsi"/>
          <w:szCs w:val="22"/>
        </w:rPr>
        <w:t xml:space="preserve">Apply what you have learned to </w:t>
      </w:r>
      <w:r>
        <w:rPr>
          <w:rFonts w:asciiTheme="majorHAnsi" w:hAnsiTheme="majorHAnsi" w:cstheme="majorHAnsi"/>
          <w:szCs w:val="22"/>
        </w:rPr>
        <w:t>your/</w:t>
      </w:r>
      <w:r w:rsidRPr="001F0C31">
        <w:rPr>
          <w:rFonts w:asciiTheme="majorHAnsi" w:hAnsiTheme="majorHAnsi" w:cstheme="majorHAnsi"/>
          <w:szCs w:val="22"/>
        </w:rPr>
        <w:t>other</w:t>
      </w:r>
      <w:r w:rsidR="00DD6956" w:rsidRPr="001F0C31">
        <w:rPr>
          <w:rFonts w:asciiTheme="majorHAnsi" w:hAnsiTheme="majorHAnsi" w:cstheme="majorHAnsi"/>
          <w:szCs w:val="22"/>
        </w:rPr>
        <w:t xml:space="preserve"> data </w:t>
      </w:r>
    </w:p>
    <w:p w14:paraId="399B5477" w14:textId="77777777" w:rsidR="00AF7F00" w:rsidRPr="00AF7F00" w:rsidRDefault="00AF7F00" w:rsidP="00AF7F00">
      <w:pPr>
        <w:pStyle w:val="BodyText"/>
      </w:pPr>
    </w:p>
    <w:p w14:paraId="7C333BF6" w14:textId="3EF781F5" w:rsidR="00FD67DD" w:rsidRPr="00FD67DD" w:rsidRDefault="00FD67DD" w:rsidP="00FD67DD">
      <w:pPr>
        <w:pStyle w:val="Heading2"/>
        <w:jc w:val="both"/>
        <w:rPr>
          <w:rFonts w:cstheme="majorHAnsi"/>
        </w:rPr>
      </w:pPr>
      <w:r w:rsidRPr="00FD67DD">
        <w:rPr>
          <w:rFonts w:cstheme="majorHAnsi"/>
        </w:rPr>
        <w:t>Essential R assignment(s) document guidelines:</w:t>
      </w:r>
    </w:p>
    <w:p w14:paraId="54904753" w14:textId="77777777" w:rsidR="00FD67DD" w:rsidRPr="00187088" w:rsidRDefault="00FD67DD" w:rsidP="00FD67DD">
      <w:pPr>
        <w:pStyle w:val="BodyText"/>
        <w:rPr>
          <w:rFonts w:asciiTheme="majorHAnsi" w:hAnsiTheme="majorHAnsi" w:cstheme="majorHAnsi"/>
          <w:szCs w:val="22"/>
        </w:rPr>
      </w:pPr>
      <w:r w:rsidRPr="00187088">
        <w:rPr>
          <w:rFonts w:asciiTheme="majorHAnsi" w:hAnsiTheme="majorHAnsi" w:cstheme="majorHAnsi"/>
          <w:szCs w:val="22"/>
        </w:rPr>
        <w:t>In the current document you will find the following color(s) highlight(s) and format(s). Please refer to this table for legend description.</w:t>
      </w:r>
    </w:p>
    <w:tbl>
      <w:tblPr>
        <w:tblStyle w:val="TableGridLight"/>
        <w:tblW w:w="9315" w:type="dxa"/>
        <w:tblInd w:w="0" w:type="dxa"/>
        <w:tblLook w:val="04A0" w:firstRow="1" w:lastRow="0" w:firstColumn="1" w:lastColumn="0" w:noHBand="0" w:noVBand="1"/>
      </w:tblPr>
      <w:tblGrid>
        <w:gridCol w:w="1980"/>
        <w:gridCol w:w="7335"/>
      </w:tblGrid>
      <w:tr w:rsidR="00FD67DD" w:rsidRPr="00187088" w14:paraId="348F4626"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0D17D7" w14:textId="77777777" w:rsidR="00FD67DD" w:rsidRPr="00187088" w:rsidRDefault="00FD67DD">
            <w:pPr>
              <w:pStyle w:val="BodyText"/>
              <w:rPr>
                <w:rFonts w:asciiTheme="majorHAnsi" w:hAnsiTheme="majorHAnsi" w:cstheme="majorHAnsi"/>
                <w:szCs w:val="22"/>
              </w:rPr>
            </w:pPr>
            <w:r w:rsidRPr="00187088">
              <w:rPr>
                <w:rStyle w:val="CommentTok"/>
                <w:rFonts w:asciiTheme="majorHAnsi" w:hAnsiTheme="majorHAnsi" w:cstheme="majorHAnsi"/>
                <w:szCs w:val="22"/>
              </w:rPr>
              <w:t># this comment:</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586109" w14:textId="77777777" w:rsidR="00FD67DD" w:rsidRPr="00187088" w:rsidRDefault="00FD67DD">
            <w:pPr>
              <w:pStyle w:val="BodyText"/>
              <w:rPr>
                <w:rFonts w:asciiTheme="majorHAnsi" w:hAnsiTheme="majorHAnsi" w:cstheme="majorHAnsi"/>
                <w:szCs w:val="22"/>
              </w:rPr>
            </w:pPr>
            <w:r w:rsidRPr="00187088">
              <w:rPr>
                <w:rFonts w:asciiTheme="majorHAnsi" w:hAnsiTheme="majorHAnsi" w:cstheme="majorHAnsi"/>
                <w:szCs w:val="22"/>
              </w:rPr>
              <w:t>This is a comment writing by you to describe what you intent to do.</w:t>
            </w:r>
          </w:p>
        </w:tc>
      </w:tr>
      <w:tr w:rsidR="00FD67DD" w:rsidRPr="00187088" w14:paraId="6CB4DAAC"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82FC43" w14:textId="77777777" w:rsidR="00FD67DD" w:rsidRPr="00187088" w:rsidRDefault="00FD67DD">
            <w:pPr>
              <w:pStyle w:val="BodyText"/>
              <w:rPr>
                <w:rStyle w:val="CommentTok"/>
                <w:rFonts w:asciiTheme="majorHAnsi" w:hAnsiTheme="majorHAnsi" w:cstheme="majorHAnsi"/>
                <w:szCs w:val="22"/>
              </w:rPr>
            </w:pPr>
            <w:r w:rsidRPr="00187088">
              <w:rPr>
                <w:rStyle w:val="KeywordTok"/>
                <w:rFonts w:asciiTheme="majorHAnsi" w:hAnsiTheme="majorHAnsi" w:cstheme="majorHAnsi"/>
                <w:szCs w:val="22"/>
              </w:rPr>
              <w:t>print</w:t>
            </w:r>
            <w:r w:rsidRPr="00187088">
              <w:rPr>
                <w:rStyle w:val="NormalTok"/>
                <w:rFonts w:asciiTheme="majorHAnsi" w:hAnsiTheme="majorHAnsi" w:cstheme="majorHAnsi"/>
                <w:szCs w:val="22"/>
              </w:rPr>
              <w:t>(‘</w:t>
            </w:r>
            <w:r w:rsidRPr="00187088">
              <w:rPr>
                <w:rStyle w:val="StringTok"/>
                <w:rFonts w:asciiTheme="majorHAnsi" w:hAnsiTheme="majorHAnsi" w:cstheme="majorHAnsi"/>
                <w:szCs w:val="22"/>
              </w:rPr>
              <w:t>the thing'</w:t>
            </w:r>
            <w:r w:rsidRPr="00187088">
              <w:rPr>
                <w:rStyle w:val="NormalTok"/>
                <w:rFonts w:asciiTheme="majorHAnsi" w:hAnsiTheme="majorHAnsi" w:cstheme="majorHAnsi"/>
                <w:szCs w:val="22"/>
              </w:rPr>
              <w:t>)</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149C15" w14:textId="77777777" w:rsidR="00FD67DD" w:rsidRPr="00187088" w:rsidRDefault="00FD67DD">
            <w:pPr>
              <w:pStyle w:val="BodyText"/>
              <w:rPr>
                <w:rFonts w:asciiTheme="majorHAnsi" w:hAnsiTheme="majorHAnsi" w:cstheme="majorHAnsi"/>
                <w:szCs w:val="22"/>
              </w:rPr>
            </w:pPr>
            <w:r w:rsidRPr="00187088">
              <w:rPr>
                <w:rFonts w:asciiTheme="majorHAnsi" w:hAnsiTheme="majorHAnsi" w:cstheme="majorHAnsi"/>
                <w:szCs w:val="22"/>
              </w:rPr>
              <w:t>This is the thing that you want to run.</w:t>
            </w:r>
          </w:p>
        </w:tc>
      </w:tr>
      <w:tr w:rsidR="00FD67DD" w:rsidRPr="00187088" w14:paraId="1BA8FE87"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35DADD" w14:textId="77777777" w:rsidR="00FD67DD" w:rsidRPr="00187088" w:rsidRDefault="00FD67DD">
            <w:pPr>
              <w:pStyle w:val="SourceCode"/>
              <w:rPr>
                <w:rStyle w:val="KeywordTok"/>
                <w:rFonts w:asciiTheme="majorHAnsi" w:hAnsiTheme="majorHAnsi" w:cstheme="majorHAnsi"/>
                <w:b w:val="0"/>
                <w:szCs w:val="22"/>
              </w:rPr>
            </w:pPr>
            <w:r w:rsidRPr="00187088">
              <w:rPr>
                <w:rStyle w:val="VerbatimChar"/>
                <w:rFonts w:asciiTheme="majorHAnsi" w:hAnsiTheme="majorHAnsi" w:cstheme="majorHAnsi"/>
                <w:szCs w:val="22"/>
              </w:rPr>
              <w:t>## [1] "the output”</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1A3D28" w14:textId="77777777" w:rsidR="00FD67DD" w:rsidRPr="00187088" w:rsidRDefault="00FD67DD">
            <w:pPr>
              <w:pStyle w:val="BodyText"/>
              <w:rPr>
                <w:rFonts w:asciiTheme="majorHAnsi" w:hAnsiTheme="majorHAnsi" w:cstheme="majorHAnsi"/>
                <w:szCs w:val="22"/>
              </w:rPr>
            </w:pPr>
            <w:r w:rsidRPr="00187088">
              <w:rPr>
                <w:rStyle w:val="VerbatimChar"/>
                <w:rFonts w:asciiTheme="majorHAnsi" w:hAnsiTheme="majorHAnsi" w:cstheme="majorHAnsi"/>
                <w:szCs w:val="22"/>
              </w:rPr>
              <w:t xml:space="preserve">## [1] </w:t>
            </w:r>
            <w:r w:rsidRPr="00187088">
              <w:rPr>
                <w:rFonts w:asciiTheme="majorHAnsi" w:hAnsiTheme="majorHAnsi" w:cstheme="majorHAnsi"/>
                <w:szCs w:val="22"/>
              </w:rPr>
              <w:t>This is the output of the thing that you run in R.</w:t>
            </w:r>
          </w:p>
        </w:tc>
      </w:tr>
      <w:tr w:rsidR="00FD67DD" w:rsidRPr="00187088" w14:paraId="018592C1" w14:textId="77777777" w:rsidTr="00187088">
        <w:trPr>
          <w:trHeight w:val="147"/>
        </w:trPr>
        <w:tc>
          <w:tcPr>
            <w:tcW w:w="19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393019" w14:textId="77777777" w:rsidR="00FD67DD" w:rsidRPr="00187088" w:rsidRDefault="00FD67DD">
            <w:pPr>
              <w:pStyle w:val="SourceCode"/>
              <w:rPr>
                <w:rStyle w:val="VerbatimChar"/>
                <w:rFonts w:asciiTheme="majorHAnsi" w:hAnsiTheme="majorHAnsi" w:cstheme="majorHAnsi"/>
                <w:szCs w:val="22"/>
              </w:rPr>
            </w:pPr>
            <w:r w:rsidRPr="00187088">
              <w:rPr>
                <w:rStyle w:val="CommentTok"/>
                <w:rFonts w:asciiTheme="majorHAnsi" w:hAnsiTheme="majorHAnsi" w:cstheme="majorHAnsi"/>
                <w:sz w:val="16"/>
                <w:szCs w:val="22"/>
                <w:highlight w:val="green"/>
              </w:rPr>
              <w:t># insert your code here #</w:t>
            </w:r>
          </w:p>
        </w:tc>
        <w:tc>
          <w:tcPr>
            <w:tcW w:w="7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F70B9E" w14:textId="77777777" w:rsidR="00FD67DD" w:rsidRPr="00187088" w:rsidRDefault="00FD67DD">
            <w:pPr>
              <w:pStyle w:val="BodyText"/>
              <w:rPr>
                <w:rFonts w:asciiTheme="majorHAnsi" w:hAnsiTheme="majorHAnsi" w:cstheme="majorHAnsi"/>
                <w:szCs w:val="22"/>
              </w:rPr>
            </w:pPr>
            <w:r w:rsidRPr="00187088">
              <w:rPr>
                <w:rFonts w:asciiTheme="majorHAnsi" w:hAnsiTheme="majorHAnsi" w:cstheme="majorHAnsi"/>
                <w:szCs w:val="22"/>
              </w:rPr>
              <w:t>This is the expected answer of each question throughout the document.</w:t>
            </w:r>
          </w:p>
        </w:tc>
      </w:tr>
    </w:tbl>
    <w:p w14:paraId="2A81FE65" w14:textId="77777777" w:rsidR="00AF7F00" w:rsidRPr="00AF7F00" w:rsidRDefault="00AF7F00" w:rsidP="00AF7F00">
      <w:pPr>
        <w:pStyle w:val="BodyText"/>
      </w:pPr>
    </w:p>
    <w:p w14:paraId="7C5BAE3B" w14:textId="7FC90160" w:rsidR="007A15DB" w:rsidRDefault="00E65A52" w:rsidP="00AF7F00">
      <w:pPr>
        <w:pStyle w:val="Heading2"/>
        <w:spacing w:before="0"/>
      </w:pPr>
      <w:r>
        <w:t>Dataset</w:t>
      </w:r>
      <w:bookmarkEnd w:id="1"/>
    </w:p>
    <w:p w14:paraId="64380F82" w14:textId="77777777" w:rsidR="007A15DB" w:rsidRPr="00187088" w:rsidRDefault="00E65A52">
      <w:pPr>
        <w:pStyle w:val="FirstParagraph"/>
        <w:rPr>
          <w:rFonts w:cstheme="majorHAnsi"/>
          <w:szCs w:val="22"/>
        </w:rPr>
      </w:pPr>
      <w:r w:rsidRPr="00187088">
        <w:rPr>
          <w:rFonts w:cstheme="majorHAnsi"/>
          <w:szCs w:val="22"/>
        </w:rPr>
        <w:t>In this assignment(s), we will use the following dataset:</w:t>
      </w:r>
    </w:p>
    <w:p w14:paraId="55B7E031" w14:textId="77777777" w:rsidR="007A15DB" w:rsidRPr="00E43BEE" w:rsidRDefault="00E65A52">
      <w:pPr>
        <w:pStyle w:val="Compact"/>
        <w:numPr>
          <w:ilvl w:val="0"/>
          <w:numId w:val="3"/>
        </w:numPr>
        <w:rPr>
          <w:rFonts w:asciiTheme="majorHAnsi" w:hAnsiTheme="majorHAnsi" w:cstheme="majorHAnsi"/>
          <w:szCs w:val="22"/>
        </w:rPr>
      </w:pPr>
      <w:r w:rsidRPr="00E43BEE">
        <w:rPr>
          <w:rStyle w:val="VerbatimChar"/>
          <w:rFonts w:asciiTheme="majorHAnsi" w:hAnsiTheme="majorHAnsi" w:cstheme="majorHAnsi"/>
          <w:szCs w:val="22"/>
        </w:rPr>
        <w:t>Workshop Statistics_ descriptives .xlsx</w:t>
      </w:r>
      <w:r w:rsidRPr="00E43BEE">
        <w:rPr>
          <w:rFonts w:asciiTheme="majorHAnsi" w:hAnsiTheme="majorHAnsi" w:cstheme="majorHAnsi"/>
          <w:szCs w:val="22"/>
        </w:rPr>
        <w:t>.</w:t>
      </w:r>
    </w:p>
    <w:p w14:paraId="067FD796" w14:textId="77777777" w:rsidR="00E43BEE" w:rsidRDefault="00E43BEE">
      <w:pPr>
        <w:pStyle w:val="Heading2"/>
      </w:pPr>
      <w:bookmarkStart w:id="4" w:name="download-the-dataset"/>
    </w:p>
    <w:p w14:paraId="0A209C35" w14:textId="5DC916E2" w:rsidR="007A15DB" w:rsidRDefault="00E65A52">
      <w:pPr>
        <w:pStyle w:val="Heading2"/>
      </w:pPr>
      <w:r>
        <w:t>Download the dataset</w:t>
      </w:r>
      <w:bookmarkEnd w:id="4"/>
    </w:p>
    <w:p w14:paraId="20156004" w14:textId="1C26EDA9" w:rsidR="007A15DB" w:rsidRPr="00187088" w:rsidRDefault="00E65A52">
      <w:pPr>
        <w:pStyle w:val="FirstParagraph"/>
        <w:rPr>
          <w:rFonts w:cstheme="majorHAnsi"/>
          <w:szCs w:val="22"/>
        </w:rPr>
      </w:pPr>
      <w:r w:rsidRPr="00187088">
        <w:rPr>
          <w:rFonts w:cstheme="majorHAnsi"/>
          <w:szCs w:val="22"/>
        </w:rPr>
        <w:t xml:space="preserve">For this session, make sure to download and save the datasets in </w:t>
      </w:r>
      <w:r w:rsidRPr="00187088">
        <w:rPr>
          <w:rStyle w:val="VerbatimChar"/>
          <w:rFonts w:asciiTheme="majorHAnsi" w:hAnsiTheme="majorHAnsi" w:cstheme="majorHAnsi"/>
          <w:szCs w:val="22"/>
        </w:rPr>
        <w:t>.xlsx</w:t>
      </w:r>
      <w:r w:rsidRPr="00187088">
        <w:rPr>
          <w:rFonts w:cstheme="majorHAnsi"/>
          <w:szCs w:val="22"/>
        </w:rPr>
        <w:t>. Please save the Excel file in a folder that you will use for this practical (e.g. </w:t>
      </w:r>
      <w:r w:rsidRPr="00187088">
        <w:rPr>
          <w:rStyle w:val="VerbatimChar"/>
          <w:rFonts w:asciiTheme="majorHAnsi" w:hAnsiTheme="majorHAnsi" w:cstheme="majorHAnsi"/>
          <w:szCs w:val="22"/>
        </w:rPr>
        <w:t>workshop/data/</w:t>
      </w:r>
      <w:r w:rsidRPr="00187088">
        <w:rPr>
          <w:rFonts w:cstheme="majorHAnsi"/>
          <w:szCs w:val="22"/>
        </w:rPr>
        <w:t>)</w:t>
      </w:r>
      <w:r w:rsidR="00E43BEE">
        <w:rPr>
          <w:rFonts w:cstheme="majorHAnsi"/>
          <w:szCs w:val="22"/>
        </w:rPr>
        <w:t>/ save your R scripts in</w:t>
      </w:r>
      <w:r w:rsidRPr="00187088">
        <w:rPr>
          <w:rFonts w:cstheme="majorHAnsi"/>
          <w:szCs w:val="22"/>
        </w:rPr>
        <w:t>.</w:t>
      </w:r>
    </w:p>
    <w:p w14:paraId="6F114D38" w14:textId="580939B0" w:rsidR="007A15DB" w:rsidRDefault="00E65A52">
      <w:pPr>
        <w:pStyle w:val="Heading3"/>
      </w:pPr>
      <w:bookmarkStart w:id="5" w:name="setup-your-working-directory"/>
      <w:r>
        <w:lastRenderedPageBreak/>
        <w:t>Setup your working directory</w:t>
      </w:r>
      <w:bookmarkEnd w:id="5"/>
    </w:p>
    <w:p w14:paraId="05CC6066" w14:textId="0E3098D2" w:rsidR="007A15DB" w:rsidRPr="00187088" w:rsidRDefault="00E43BEE">
      <w:pPr>
        <w:pStyle w:val="FirstParagraph"/>
        <w:rPr>
          <w:rFonts w:cstheme="majorHAnsi"/>
          <w:szCs w:val="22"/>
        </w:rPr>
      </w:pPr>
      <w:r>
        <w:rPr>
          <w:rFonts w:cstheme="majorHAnsi"/>
          <w:szCs w:val="22"/>
        </w:rPr>
        <w:t xml:space="preserve">Once you have saved an </w:t>
      </w:r>
      <w:r w:rsidR="00E65A52" w:rsidRPr="00187088">
        <w:rPr>
          <w:rFonts w:cstheme="majorHAnsi"/>
          <w:szCs w:val="22"/>
        </w:rPr>
        <w:t>Excel</w:t>
      </w:r>
      <w:r>
        <w:rPr>
          <w:rFonts w:cstheme="majorHAnsi"/>
          <w:szCs w:val="22"/>
        </w:rPr>
        <w:t xml:space="preserve"> file containing your dataset</w:t>
      </w:r>
      <w:r w:rsidR="00E65A52" w:rsidRPr="00187088">
        <w:rPr>
          <w:rFonts w:cstheme="majorHAnsi"/>
          <w:szCs w:val="22"/>
        </w:rPr>
        <w:t>, you still need to set your working directory in R.</w:t>
      </w:r>
    </w:p>
    <w:p w14:paraId="0C9AD0B2" w14:textId="69E40B5E" w:rsidR="007A15DB" w:rsidRPr="00187088" w:rsidRDefault="00E65A52" w:rsidP="00FD67DD">
      <w:pPr>
        <w:pStyle w:val="FirstParagraph"/>
        <w:rPr>
          <w:rFonts w:cstheme="majorHAnsi"/>
          <w:szCs w:val="22"/>
        </w:rPr>
      </w:pPr>
      <w:r w:rsidRPr="00187088">
        <w:rPr>
          <w:rFonts w:cstheme="majorHAnsi"/>
          <w:szCs w:val="22"/>
        </w:rPr>
        <w:t>To do this, try to find out first where your working directory is set at this moment</w:t>
      </w:r>
      <w:r w:rsidR="00FD67DD" w:rsidRPr="00187088">
        <w:rPr>
          <w:rFonts w:cstheme="majorHAnsi"/>
          <w:szCs w:val="22"/>
        </w:rPr>
        <w:t xml:space="preserve">. Ideally, the output of this code is the </w:t>
      </w:r>
      <w:r w:rsidR="00E43BEE">
        <w:rPr>
          <w:rFonts w:cstheme="majorHAnsi"/>
          <w:szCs w:val="22"/>
        </w:rPr>
        <w:t>folder/</w:t>
      </w:r>
      <w:r w:rsidR="00FD67DD" w:rsidRPr="00187088">
        <w:rPr>
          <w:rFonts w:cstheme="majorHAnsi"/>
          <w:szCs w:val="22"/>
        </w:rPr>
        <w:t xml:space="preserve">location </w:t>
      </w:r>
      <w:r w:rsidR="00E43BEE">
        <w:rPr>
          <w:rFonts w:cstheme="majorHAnsi"/>
          <w:szCs w:val="22"/>
        </w:rPr>
        <w:t>in which you saved the</w:t>
      </w:r>
      <w:r w:rsidR="00FD67DD" w:rsidRPr="00187088">
        <w:rPr>
          <w:rFonts w:cstheme="majorHAnsi"/>
          <w:szCs w:val="22"/>
        </w:rPr>
        <w:t xml:space="preserve"> Excel file</w:t>
      </w:r>
      <w:r w:rsidRPr="00187088">
        <w:rPr>
          <w:rFonts w:cstheme="majorHAnsi"/>
          <w:szCs w:val="22"/>
        </w:rPr>
        <w:t>:</w:t>
      </w:r>
    </w:p>
    <w:p w14:paraId="2A44F383" w14:textId="77777777" w:rsidR="007A15DB" w:rsidRDefault="00E65A52">
      <w:pPr>
        <w:pStyle w:val="SourceCode"/>
      </w:pPr>
      <w:r>
        <w:rPr>
          <w:rStyle w:val="KeywordTok"/>
        </w:rPr>
        <w:t>getwd</w:t>
      </w:r>
      <w:r>
        <w:rPr>
          <w:rStyle w:val="NormalTok"/>
        </w:rPr>
        <w:t>()</w:t>
      </w:r>
    </w:p>
    <w:p w14:paraId="323EC0EE" w14:textId="77777777" w:rsidR="007A15DB" w:rsidRDefault="00E65A52">
      <w:pPr>
        <w:pStyle w:val="SourceCode"/>
      </w:pPr>
      <w:r>
        <w:rPr>
          <w:rStyle w:val="VerbatimChar"/>
        </w:rPr>
        <w:t>## [1] "C:</w:t>
      </w:r>
      <w:r w:rsidR="00FD67DD">
        <w:rPr>
          <w:rStyle w:val="VerbatimChar"/>
        </w:rPr>
        <w:t xml:space="preserve"> </w:t>
      </w:r>
      <w:r>
        <w:rPr>
          <w:rStyle w:val="VerbatimChar"/>
        </w:rPr>
        <w:t>/Users/</w:t>
      </w:r>
      <w:r w:rsidR="00FD67DD">
        <w:rPr>
          <w:rStyle w:val="VerbatimChar"/>
        </w:rPr>
        <w:t>workshop/data</w:t>
      </w:r>
      <w:r>
        <w:rPr>
          <w:rStyle w:val="VerbatimChar"/>
        </w:rPr>
        <w:t>"</w:t>
      </w:r>
    </w:p>
    <w:p w14:paraId="2C7C4A39" w14:textId="263211F5" w:rsidR="007A15DB" w:rsidRPr="00187088" w:rsidRDefault="00E65A52">
      <w:pPr>
        <w:pStyle w:val="FirstParagraph"/>
        <w:rPr>
          <w:rFonts w:cstheme="majorHAnsi"/>
          <w:szCs w:val="22"/>
        </w:rPr>
      </w:pPr>
      <w:r w:rsidRPr="00187088">
        <w:rPr>
          <w:rFonts w:cstheme="majorHAnsi"/>
          <w:szCs w:val="22"/>
        </w:rPr>
        <w:t xml:space="preserve">By executing this command, R now knows exactly in which folder you’re working. </w:t>
      </w:r>
    </w:p>
    <w:p w14:paraId="734DBB03" w14:textId="77777777" w:rsidR="00E43BEE" w:rsidRDefault="00E43BEE" w:rsidP="00D96D85">
      <w:pPr>
        <w:pStyle w:val="BodyText"/>
        <w:rPr>
          <w:rFonts w:asciiTheme="majorHAnsi" w:hAnsiTheme="majorHAnsi" w:cstheme="majorHAnsi"/>
          <w:szCs w:val="22"/>
        </w:rPr>
      </w:pPr>
    </w:p>
    <w:p w14:paraId="415B58BC" w14:textId="3261D3BC" w:rsidR="00D96D85" w:rsidRPr="00187088" w:rsidRDefault="00D96D85" w:rsidP="00D96D85">
      <w:pPr>
        <w:pStyle w:val="BodyText"/>
        <w:rPr>
          <w:rFonts w:asciiTheme="majorHAnsi" w:hAnsiTheme="majorHAnsi" w:cstheme="majorHAnsi"/>
          <w:szCs w:val="22"/>
        </w:rPr>
      </w:pPr>
      <w:r w:rsidRPr="00187088">
        <w:rPr>
          <w:rFonts w:asciiTheme="majorHAnsi" w:hAnsiTheme="majorHAnsi" w:cstheme="majorHAnsi"/>
          <w:szCs w:val="22"/>
        </w:rPr>
        <w:t xml:space="preserve">If you </w:t>
      </w:r>
      <w:r w:rsidR="00BE67A4">
        <w:rPr>
          <w:rFonts w:asciiTheme="majorHAnsi" w:hAnsiTheme="majorHAnsi" w:cstheme="majorHAnsi"/>
          <w:szCs w:val="22"/>
        </w:rPr>
        <w:t>need</w:t>
      </w:r>
      <w:r w:rsidRPr="00187088">
        <w:rPr>
          <w:rFonts w:asciiTheme="majorHAnsi" w:hAnsiTheme="majorHAnsi" w:cstheme="majorHAnsi"/>
          <w:szCs w:val="22"/>
        </w:rPr>
        <w:t xml:space="preserve"> to change the current working directory, then use the setwd() function. You can </w:t>
      </w:r>
      <w:r w:rsidR="00BE67A4">
        <w:rPr>
          <w:rFonts w:asciiTheme="majorHAnsi" w:hAnsiTheme="majorHAnsi" w:cstheme="majorHAnsi"/>
          <w:szCs w:val="22"/>
        </w:rPr>
        <w:t xml:space="preserve">use this function to </w:t>
      </w:r>
      <w:r w:rsidRPr="00187088">
        <w:rPr>
          <w:rFonts w:asciiTheme="majorHAnsi" w:hAnsiTheme="majorHAnsi" w:cstheme="majorHAnsi"/>
          <w:szCs w:val="22"/>
        </w:rPr>
        <w:t xml:space="preserve">define “a specific path” </w:t>
      </w:r>
      <w:r w:rsidR="00BE67A4">
        <w:rPr>
          <w:rFonts w:asciiTheme="majorHAnsi" w:hAnsiTheme="majorHAnsi" w:cstheme="majorHAnsi"/>
          <w:szCs w:val="22"/>
        </w:rPr>
        <w:t xml:space="preserve">of the folder </w:t>
      </w:r>
      <w:r w:rsidRPr="00187088">
        <w:rPr>
          <w:rFonts w:asciiTheme="majorHAnsi" w:hAnsiTheme="majorHAnsi" w:cstheme="majorHAnsi"/>
          <w:szCs w:val="22"/>
        </w:rPr>
        <w:t>where you want to store your R scripts and datasets:</w:t>
      </w:r>
    </w:p>
    <w:p w14:paraId="4C2FE430" w14:textId="246C8787" w:rsidR="00D96D85" w:rsidRDefault="00D96D85" w:rsidP="00D96D85">
      <w:pPr>
        <w:pStyle w:val="SourceCode"/>
      </w:pPr>
      <w:r>
        <w:rPr>
          <w:rStyle w:val="KeywordTok"/>
        </w:rPr>
        <w:t>setwd</w:t>
      </w:r>
      <w:r>
        <w:rPr>
          <w:rStyle w:val="NormalTok"/>
        </w:rPr>
        <w:t>(“</w:t>
      </w:r>
      <w:r w:rsidR="00BE67A4">
        <w:rPr>
          <w:rStyle w:val="VerbatimChar"/>
        </w:rPr>
        <w:t>path to folder</w:t>
      </w:r>
      <w:r>
        <w:rPr>
          <w:rStyle w:val="NormalTok"/>
        </w:rPr>
        <w:t>”)</w:t>
      </w:r>
    </w:p>
    <w:p w14:paraId="4B4C34FD" w14:textId="77777777" w:rsidR="00BE67A4" w:rsidRDefault="00BE67A4" w:rsidP="00D96D85">
      <w:pPr>
        <w:pStyle w:val="BodyText"/>
        <w:rPr>
          <w:rFonts w:asciiTheme="majorHAnsi" w:hAnsiTheme="majorHAnsi" w:cstheme="majorHAnsi"/>
          <w:szCs w:val="22"/>
        </w:rPr>
      </w:pPr>
    </w:p>
    <w:p w14:paraId="71090687" w14:textId="7297F984" w:rsidR="00D96D85" w:rsidRPr="00187088" w:rsidRDefault="00D96D85" w:rsidP="00D96D85">
      <w:pPr>
        <w:pStyle w:val="BodyText"/>
        <w:rPr>
          <w:rFonts w:asciiTheme="majorHAnsi" w:hAnsiTheme="majorHAnsi" w:cstheme="majorHAnsi"/>
          <w:szCs w:val="22"/>
        </w:rPr>
      </w:pPr>
      <w:r w:rsidRPr="00187088">
        <w:rPr>
          <w:rFonts w:asciiTheme="majorHAnsi" w:hAnsiTheme="majorHAnsi" w:cstheme="majorHAnsi"/>
          <w:szCs w:val="22"/>
        </w:rPr>
        <w:t xml:space="preserve">Another option is to check </w:t>
      </w:r>
      <w:r w:rsidR="005F1840" w:rsidRPr="00187088">
        <w:rPr>
          <w:rFonts w:asciiTheme="majorHAnsi" w:hAnsiTheme="majorHAnsi" w:cstheme="majorHAnsi"/>
          <w:szCs w:val="22"/>
        </w:rPr>
        <w:t>“</w:t>
      </w:r>
      <w:r w:rsidRPr="00187088">
        <w:rPr>
          <w:rFonts w:asciiTheme="majorHAnsi" w:hAnsiTheme="majorHAnsi" w:cstheme="majorHAnsi"/>
          <w:szCs w:val="22"/>
        </w:rPr>
        <w:t>files</w:t>
      </w:r>
      <w:r w:rsidR="005F1840" w:rsidRPr="00187088">
        <w:rPr>
          <w:rFonts w:asciiTheme="majorHAnsi" w:hAnsiTheme="majorHAnsi" w:cstheme="majorHAnsi"/>
          <w:szCs w:val="22"/>
        </w:rPr>
        <w:t>”</w:t>
      </w:r>
      <w:r w:rsidRPr="00187088">
        <w:rPr>
          <w:rFonts w:asciiTheme="majorHAnsi" w:hAnsiTheme="majorHAnsi" w:cstheme="majorHAnsi"/>
          <w:szCs w:val="22"/>
        </w:rPr>
        <w:t xml:space="preserve"> view and </w:t>
      </w:r>
      <w:r w:rsidR="005F1840" w:rsidRPr="00187088">
        <w:rPr>
          <w:rFonts w:asciiTheme="majorHAnsi" w:hAnsiTheme="majorHAnsi" w:cstheme="majorHAnsi"/>
          <w:szCs w:val="22"/>
        </w:rPr>
        <w:t xml:space="preserve">select the path directory you want. Once you find your specific path, </w:t>
      </w:r>
      <w:r w:rsidRPr="00187088">
        <w:rPr>
          <w:rFonts w:asciiTheme="majorHAnsi" w:hAnsiTheme="majorHAnsi" w:cstheme="majorHAnsi"/>
          <w:szCs w:val="22"/>
        </w:rPr>
        <w:t xml:space="preserve">click on </w:t>
      </w:r>
      <w:r w:rsidR="005F1840" w:rsidRPr="00187088">
        <w:rPr>
          <w:rFonts w:asciiTheme="majorHAnsi" w:hAnsiTheme="majorHAnsi" w:cstheme="majorHAnsi"/>
          <w:szCs w:val="22"/>
        </w:rPr>
        <w:t>“More” and “Set as Working Directory”</w:t>
      </w:r>
      <w:r w:rsidRPr="00187088">
        <w:rPr>
          <w:rFonts w:asciiTheme="majorHAnsi" w:hAnsiTheme="majorHAnsi" w:cstheme="majorHAnsi"/>
          <w:szCs w:val="22"/>
        </w:rPr>
        <w:t>:</w:t>
      </w:r>
    </w:p>
    <w:p w14:paraId="3E4BE521" w14:textId="1571E534" w:rsidR="00D96D85" w:rsidRPr="00D96D85" w:rsidRDefault="00D96D85" w:rsidP="00D96D85">
      <w:pPr>
        <w:pStyle w:val="BodyText"/>
      </w:pPr>
      <w:r>
        <w:rPr>
          <w:noProof/>
        </w:rPr>
        <w:drawing>
          <wp:anchor distT="0" distB="0" distL="114300" distR="114300" simplePos="0" relativeHeight="251661312" behindDoc="0" locked="0" layoutInCell="1" allowOverlap="1" wp14:anchorId="4D72C0D3" wp14:editId="4E5E7307">
            <wp:simplePos x="0" y="0"/>
            <wp:positionH relativeFrom="column">
              <wp:posOffset>1547813</wp:posOffset>
            </wp:positionH>
            <wp:positionV relativeFrom="paragraph">
              <wp:posOffset>1035050</wp:posOffset>
            </wp:positionV>
            <wp:extent cx="2481263" cy="2091047"/>
            <wp:effectExtent l="19050" t="19050" r="14605" b="241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1263" cy="2091047"/>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93F211A" wp14:editId="05FF9C89">
            <wp:extent cx="5943600" cy="3169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9920"/>
                    </a:xfrm>
                    <a:prstGeom prst="rect">
                      <a:avLst/>
                    </a:prstGeom>
                  </pic:spPr>
                </pic:pic>
              </a:graphicData>
            </a:graphic>
          </wp:inline>
        </w:drawing>
      </w:r>
    </w:p>
    <w:p w14:paraId="32B9C2F1" w14:textId="109861F2" w:rsidR="00BE67A4" w:rsidRDefault="00BE67A4" w:rsidP="00A6098D">
      <w:pPr>
        <w:pStyle w:val="Heading3"/>
        <w:spacing w:before="0"/>
      </w:pPr>
      <w:bookmarkStart w:id="6" w:name="read-into-r"/>
    </w:p>
    <w:p w14:paraId="40F23956" w14:textId="77777777" w:rsidR="00A6098D" w:rsidRPr="00A6098D" w:rsidRDefault="00A6098D" w:rsidP="00A6098D">
      <w:pPr>
        <w:pStyle w:val="BodyText"/>
      </w:pPr>
    </w:p>
    <w:bookmarkEnd w:id="6"/>
    <w:p w14:paraId="3738256E" w14:textId="392BED5F" w:rsidR="007A15DB" w:rsidRDefault="004E4C65" w:rsidP="00A6098D">
      <w:pPr>
        <w:pStyle w:val="Heading3"/>
        <w:spacing w:before="0"/>
      </w:pPr>
      <w:r>
        <w:lastRenderedPageBreak/>
        <w:t>Importing data into R</w:t>
      </w:r>
    </w:p>
    <w:p w14:paraId="0000B3B3" w14:textId="41FEE602" w:rsidR="007A15DB" w:rsidRPr="00187088" w:rsidRDefault="00E65A52">
      <w:pPr>
        <w:pStyle w:val="FirstParagraph"/>
        <w:rPr>
          <w:rFonts w:cstheme="majorHAnsi"/>
          <w:szCs w:val="22"/>
        </w:rPr>
      </w:pPr>
      <w:r w:rsidRPr="00187088">
        <w:rPr>
          <w:rFonts w:cstheme="majorHAnsi"/>
          <w:szCs w:val="22"/>
        </w:rPr>
        <w:t xml:space="preserve">We can </w:t>
      </w:r>
      <w:r w:rsidR="00A6098D">
        <w:rPr>
          <w:rFonts w:cstheme="majorHAnsi"/>
          <w:szCs w:val="22"/>
        </w:rPr>
        <w:t>import the excel datafile in three different ways</w:t>
      </w:r>
      <w:r w:rsidRPr="00187088">
        <w:rPr>
          <w:rFonts w:cstheme="majorHAnsi"/>
          <w:szCs w:val="22"/>
        </w:rPr>
        <w:t>:</w:t>
      </w:r>
    </w:p>
    <w:p w14:paraId="35FA7920" w14:textId="77777777" w:rsidR="007A15DB" w:rsidRPr="00187088" w:rsidRDefault="00E65A52">
      <w:pPr>
        <w:pStyle w:val="Compact"/>
        <w:numPr>
          <w:ilvl w:val="1"/>
          <w:numId w:val="5"/>
        </w:numPr>
        <w:rPr>
          <w:rFonts w:asciiTheme="majorHAnsi" w:hAnsiTheme="majorHAnsi" w:cstheme="majorHAnsi"/>
          <w:szCs w:val="22"/>
          <w:u w:val="single"/>
        </w:rPr>
      </w:pPr>
      <w:r w:rsidRPr="00187088">
        <w:rPr>
          <w:rFonts w:asciiTheme="majorHAnsi" w:hAnsiTheme="majorHAnsi" w:cstheme="majorHAnsi"/>
          <w:szCs w:val="22"/>
          <w:u w:val="single"/>
        </w:rPr>
        <w:t xml:space="preserve">Basic R commands using </w:t>
      </w:r>
      <w:r w:rsidRPr="00187088">
        <w:rPr>
          <w:rStyle w:val="VerbatimChar"/>
          <w:rFonts w:asciiTheme="majorHAnsi" w:hAnsiTheme="majorHAnsi" w:cstheme="majorHAnsi"/>
          <w:szCs w:val="22"/>
          <w:u w:val="single"/>
        </w:rPr>
        <w:t>readxl</w:t>
      </w:r>
      <w:r w:rsidRPr="00187088">
        <w:rPr>
          <w:rFonts w:asciiTheme="majorHAnsi" w:hAnsiTheme="majorHAnsi" w:cstheme="majorHAnsi"/>
          <w:szCs w:val="22"/>
          <w:u w:val="single"/>
        </w:rPr>
        <w:t xml:space="preserve"> package</w:t>
      </w:r>
    </w:p>
    <w:p w14:paraId="650582B6" w14:textId="77777777" w:rsidR="007A15DB" w:rsidRPr="00187088" w:rsidRDefault="00E65A52">
      <w:pPr>
        <w:pStyle w:val="FirstParagraph"/>
        <w:rPr>
          <w:rFonts w:cstheme="majorHAnsi"/>
          <w:szCs w:val="22"/>
        </w:rPr>
      </w:pPr>
      <w:r w:rsidRPr="00187088">
        <w:rPr>
          <w:rFonts w:cstheme="majorHAnsi"/>
          <w:szCs w:val="22"/>
        </w:rPr>
        <w:t>This is a package that you can use to load in Excel files in R. You will need to install the package as following:</w:t>
      </w:r>
    </w:p>
    <w:p w14:paraId="1F746FB0" w14:textId="15FFEFE8" w:rsidR="007A15DB" w:rsidRPr="00FD67DD" w:rsidRDefault="00E65A52">
      <w:pPr>
        <w:pStyle w:val="SourceCode"/>
      </w:pPr>
      <w:r w:rsidRPr="00FD67DD">
        <w:rPr>
          <w:rStyle w:val="KeywordTok"/>
        </w:rPr>
        <w:t>install.packages</w:t>
      </w:r>
      <w:r w:rsidRPr="00FD67DD">
        <w:rPr>
          <w:rStyle w:val="CommentTok"/>
          <w:color w:val="auto"/>
        </w:rPr>
        <w:t>("readxl")</w:t>
      </w:r>
      <w:r w:rsidRPr="00FD67DD">
        <w:br/>
      </w:r>
      <w:r w:rsidRPr="00FD67DD">
        <w:rPr>
          <w:rStyle w:val="KeywordTok"/>
        </w:rPr>
        <w:t>library</w:t>
      </w:r>
      <w:r w:rsidRPr="00FD67DD">
        <w:rPr>
          <w:rStyle w:val="NormalTok"/>
        </w:rPr>
        <w:t>(</w:t>
      </w:r>
      <w:r w:rsidR="008423DE">
        <w:rPr>
          <w:rStyle w:val="NormalTok"/>
        </w:rPr>
        <w:t>“</w:t>
      </w:r>
      <w:r w:rsidRPr="00FD67DD">
        <w:rPr>
          <w:rStyle w:val="NormalTok"/>
        </w:rPr>
        <w:t>readxl</w:t>
      </w:r>
      <w:r w:rsidR="008423DE">
        <w:rPr>
          <w:rStyle w:val="NormalTok"/>
        </w:rPr>
        <w:t>”</w:t>
      </w:r>
      <w:r w:rsidRPr="00FD67DD">
        <w:rPr>
          <w:rStyle w:val="NormalTok"/>
        </w:rPr>
        <w:t>)</w:t>
      </w:r>
    </w:p>
    <w:p w14:paraId="5E7FE121" w14:textId="7D610CA7" w:rsidR="005F1840" w:rsidRDefault="005F1840" w:rsidP="00FD67DD">
      <w:pPr>
        <w:pStyle w:val="FirstParagraph"/>
      </w:pPr>
      <w:r>
        <w:t xml:space="preserve">You might encounter a warning message </w:t>
      </w:r>
      <w:r w:rsidR="00A6098D">
        <w:t xml:space="preserve">in the R console </w:t>
      </w:r>
      <w:r>
        <w:t>such this:</w:t>
      </w:r>
    </w:p>
    <w:p w14:paraId="31DEFF45" w14:textId="0F2F505E" w:rsidR="00A6098D" w:rsidRPr="00A6098D" w:rsidRDefault="005F1840" w:rsidP="00A6098D">
      <w:pPr>
        <w:pStyle w:val="BodyText"/>
      </w:pPr>
      <w:r>
        <w:rPr>
          <w:noProof/>
        </w:rPr>
        <w:drawing>
          <wp:inline distT="0" distB="0" distL="0" distR="0" wp14:anchorId="65882248" wp14:editId="141A17F5">
            <wp:extent cx="6414384" cy="138132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35178" cy="1407340"/>
                    </a:xfrm>
                    <a:prstGeom prst="rect">
                      <a:avLst/>
                    </a:prstGeom>
                  </pic:spPr>
                </pic:pic>
              </a:graphicData>
            </a:graphic>
          </wp:inline>
        </w:drawing>
      </w:r>
    </w:p>
    <w:p w14:paraId="550DC57F" w14:textId="6BDDAA66" w:rsidR="005F1840" w:rsidRPr="00187088" w:rsidRDefault="005F1840" w:rsidP="00FD67DD">
      <w:pPr>
        <w:pStyle w:val="FirstParagraph"/>
        <w:rPr>
          <w:rFonts w:cstheme="majorHAnsi"/>
          <w:szCs w:val="22"/>
        </w:rPr>
      </w:pPr>
      <w:r w:rsidRPr="00187088">
        <w:rPr>
          <w:rFonts w:cstheme="majorHAnsi"/>
          <w:szCs w:val="22"/>
        </w:rPr>
        <w:t>By answering ‘Yes’ in the console, you should now be able to complete the installation of readxl package.</w:t>
      </w:r>
    </w:p>
    <w:p w14:paraId="7778A5F8" w14:textId="77777777" w:rsidR="00A6098D" w:rsidRDefault="00A6098D" w:rsidP="00FD67DD">
      <w:pPr>
        <w:pStyle w:val="FirstParagraph"/>
        <w:rPr>
          <w:rFonts w:cstheme="majorHAnsi"/>
          <w:szCs w:val="22"/>
        </w:rPr>
      </w:pPr>
    </w:p>
    <w:p w14:paraId="41280388" w14:textId="55A2E303" w:rsidR="00FD67DD" w:rsidRPr="00A6098D" w:rsidRDefault="00FD67DD" w:rsidP="00A6098D">
      <w:pPr>
        <w:pStyle w:val="FirstParagraph"/>
        <w:rPr>
          <w:rFonts w:cstheme="majorHAnsi"/>
          <w:szCs w:val="22"/>
        </w:rPr>
      </w:pPr>
      <w:r w:rsidRPr="00187088">
        <w:rPr>
          <w:rFonts w:cstheme="majorHAnsi"/>
          <w:szCs w:val="22"/>
        </w:rPr>
        <w:t xml:space="preserve">After that, we need </w:t>
      </w:r>
      <w:r w:rsidR="00A6098D">
        <w:rPr>
          <w:rFonts w:cstheme="majorHAnsi"/>
          <w:szCs w:val="22"/>
        </w:rPr>
        <w:t>to</w:t>
      </w:r>
      <w:r w:rsidRPr="00187088">
        <w:rPr>
          <w:rFonts w:cstheme="majorHAnsi"/>
          <w:szCs w:val="22"/>
        </w:rPr>
        <w:t xml:space="preserve"> run the following command </w:t>
      </w:r>
      <w:r w:rsidR="00A6098D">
        <w:rPr>
          <w:rFonts w:cstheme="majorHAnsi"/>
          <w:szCs w:val="22"/>
        </w:rPr>
        <w:t>in the R script</w:t>
      </w:r>
      <w:r w:rsidRPr="00187088">
        <w:rPr>
          <w:rFonts w:cstheme="majorHAnsi"/>
          <w:szCs w:val="22"/>
        </w:rPr>
        <w:t>:</w:t>
      </w:r>
    </w:p>
    <w:p w14:paraId="371C4030" w14:textId="77777777" w:rsidR="00FD67DD" w:rsidRDefault="00FD67DD" w:rsidP="00FD67DD">
      <w:pPr>
        <w:pStyle w:val="SourceCode"/>
      </w:pPr>
      <w:r>
        <w:rPr>
          <w:rStyle w:val="NormalTok"/>
        </w:rPr>
        <w:t>mydat &lt;-</w:t>
      </w:r>
      <w:r>
        <w:rPr>
          <w:rStyle w:val="StringTok"/>
        </w:rPr>
        <w:t xml:space="preserve"> </w:t>
      </w:r>
      <w:r>
        <w:rPr>
          <w:rStyle w:val="KeywordTok"/>
        </w:rPr>
        <w:t>read_xlsx</w:t>
      </w:r>
      <w:r>
        <w:rPr>
          <w:rStyle w:val="NormalTok"/>
        </w:rPr>
        <w:t>(</w:t>
      </w:r>
      <w:r>
        <w:rPr>
          <w:rStyle w:val="StringTok"/>
        </w:rPr>
        <w:t>'Workshop Statistics_ descriptives .xlsx'</w:t>
      </w:r>
      <w:r>
        <w:rPr>
          <w:rStyle w:val="NormalTok"/>
        </w:rPr>
        <w:t>)</w:t>
      </w:r>
    </w:p>
    <w:p w14:paraId="4B80F3B0" w14:textId="318F12D6" w:rsidR="00FD67DD" w:rsidRDefault="00FD67DD" w:rsidP="00FD67DD">
      <w:pPr>
        <w:pStyle w:val="FirstParagraph"/>
        <w:rPr>
          <w:rFonts w:cstheme="majorHAnsi"/>
          <w:szCs w:val="22"/>
        </w:rPr>
      </w:pPr>
      <w:r w:rsidRPr="00187088">
        <w:rPr>
          <w:rFonts w:cstheme="majorHAnsi"/>
          <w:szCs w:val="22"/>
        </w:rPr>
        <w:t>At this point, we have inserted our data into R.</w:t>
      </w:r>
    </w:p>
    <w:p w14:paraId="06D5DD99" w14:textId="2E2FFE24" w:rsidR="00A6098D" w:rsidRDefault="00A6098D" w:rsidP="00A6098D">
      <w:pPr>
        <w:pStyle w:val="BodyText"/>
      </w:pPr>
    </w:p>
    <w:p w14:paraId="02357C01" w14:textId="77777777" w:rsidR="00A6098D" w:rsidRPr="00A6098D" w:rsidRDefault="00A6098D" w:rsidP="00A6098D">
      <w:pPr>
        <w:pStyle w:val="BodyText"/>
      </w:pPr>
    </w:p>
    <w:p w14:paraId="2D118DF7" w14:textId="77777777" w:rsidR="007A15DB" w:rsidRPr="00187088" w:rsidRDefault="00E65A52">
      <w:pPr>
        <w:pStyle w:val="Compact"/>
        <w:numPr>
          <w:ilvl w:val="1"/>
          <w:numId w:val="7"/>
        </w:numPr>
        <w:rPr>
          <w:rFonts w:asciiTheme="majorHAnsi" w:hAnsiTheme="majorHAnsi" w:cstheme="majorHAnsi"/>
          <w:szCs w:val="22"/>
          <w:u w:val="single"/>
        </w:rPr>
      </w:pPr>
      <w:r w:rsidRPr="00187088">
        <w:rPr>
          <w:rFonts w:asciiTheme="majorHAnsi" w:hAnsiTheme="majorHAnsi" w:cstheme="majorHAnsi"/>
          <w:szCs w:val="22"/>
          <w:u w:val="single"/>
        </w:rPr>
        <w:t>Using graphical user interface</w:t>
      </w:r>
    </w:p>
    <w:p w14:paraId="15800D35" w14:textId="2FCE1ABE" w:rsidR="007A15DB" w:rsidRPr="00187088" w:rsidRDefault="00E65A52">
      <w:pPr>
        <w:pStyle w:val="FirstParagraph"/>
        <w:rPr>
          <w:rFonts w:cstheme="majorHAnsi"/>
          <w:szCs w:val="22"/>
        </w:rPr>
      </w:pPr>
      <w:r w:rsidRPr="00187088">
        <w:rPr>
          <w:rFonts w:cstheme="majorHAnsi"/>
          <w:szCs w:val="22"/>
        </w:rPr>
        <w:t>It might be also an option for you to get help of R studio, with no code at all. For this p</w:t>
      </w:r>
      <w:r w:rsidR="00601440" w:rsidRPr="00187088">
        <w:rPr>
          <w:rFonts w:cstheme="majorHAnsi"/>
          <w:szCs w:val="22"/>
        </w:rPr>
        <w:t>urp</w:t>
      </w:r>
      <w:r w:rsidRPr="00187088">
        <w:rPr>
          <w:rFonts w:cstheme="majorHAnsi"/>
          <w:szCs w:val="22"/>
        </w:rPr>
        <w:t>ose, you can go to:</w:t>
      </w:r>
    </w:p>
    <w:p w14:paraId="6C8760E0" w14:textId="77777777" w:rsidR="007A15DB" w:rsidRDefault="00E65A52">
      <w:pPr>
        <w:pStyle w:val="BodyText"/>
        <w:rPr>
          <w:rStyle w:val="VerbatimChar"/>
        </w:rPr>
      </w:pPr>
      <w:r>
        <w:rPr>
          <w:rStyle w:val="VerbatimChar"/>
        </w:rPr>
        <w:t>file -&gt; import Dataset -&gt; excel -&gt; _select your file_ -&gt; import</w:t>
      </w:r>
    </w:p>
    <w:p w14:paraId="209C5B2D" w14:textId="77777777" w:rsidR="00FD67DD" w:rsidRDefault="00FD67DD" w:rsidP="00FD67DD">
      <w:pPr>
        <w:pStyle w:val="BodyText"/>
        <w:jc w:val="center"/>
      </w:pPr>
      <w:r w:rsidRPr="00FD67DD">
        <w:rPr>
          <w:noProof/>
        </w:rPr>
        <w:lastRenderedPageBreak/>
        <w:t xml:space="preserve"> </w:t>
      </w:r>
      <w:r>
        <w:rPr>
          <w:noProof/>
        </w:rPr>
        <w:drawing>
          <wp:inline distT="0" distB="0" distL="0" distR="0" wp14:anchorId="68E2DCD0" wp14:editId="1D7A0F9A">
            <wp:extent cx="5473300" cy="29085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572" cy="2920937"/>
                    </a:xfrm>
                    <a:prstGeom prst="rect">
                      <a:avLst/>
                    </a:prstGeom>
                  </pic:spPr>
                </pic:pic>
              </a:graphicData>
            </a:graphic>
          </wp:inline>
        </w:drawing>
      </w:r>
    </w:p>
    <w:p w14:paraId="472715DC" w14:textId="77777777" w:rsidR="00A6098D" w:rsidRDefault="00A6098D">
      <w:pPr>
        <w:pStyle w:val="BodyText"/>
        <w:rPr>
          <w:rFonts w:asciiTheme="majorHAnsi" w:hAnsiTheme="majorHAnsi" w:cstheme="majorHAnsi"/>
          <w:szCs w:val="22"/>
        </w:rPr>
      </w:pPr>
    </w:p>
    <w:p w14:paraId="597E5E19" w14:textId="77777777" w:rsidR="00A6098D" w:rsidRPr="00A6098D" w:rsidRDefault="00A6098D" w:rsidP="00A6098D">
      <w:pPr>
        <w:pStyle w:val="BodyText"/>
        <w:numPr>
          <w:ilvl w:val="0"/>
          <w:numId w:val="7"/>
        </w:numPr>
        <w:rPr>
          <w:rFonts w:asciiTheme="majorHAnsi" w:hAnsiTheme="majorHAnsi" w:cstheme="majorHAnsi"/>
          <w:szCs w:val="22"/>
          <w:u w:val="single"/>
        </w:rPr>
      </w:pPr>
      <w:r w:rsidRPr="00A6098D">
        <w:rPr>
          <w:rFonts w:asciiTheme="majorHAnsi" w:hAnsiTheme="majorHAnsi" w:cstheme="majorHAnsi"/>
          <w:szCs w:val="22"/>
          <w:u w:val="single"/>
        </w:rPr>
        <w:t>Read</w:t>
      </w:r>
      <w:r w:rsidR="00E65A52" w:rsidRPr="00A6098D">
        <w:rPr>
          <w:rFonts w:asciiTheme="majorHAnsi" w:hAnsiTheme="majorHAnsi" w:cstheme="majorHAnsi"/>
          <w:szCs w:val="22"/>
          <w:u w:val="single"/>
        </w:rPr>
        <w:t xml:space="preserve"> the file directly from google sheet. </w:t>
      </w:r>
    </w:p>
    <w:p w14:paraId="6D8852B8" w14:textId="77777777" w:rsidR="00A6098D" w:rsidRDefault="00A6098D" w:rsidP="00A6098D">
      <w:pPr>
        <w:pStyle w:val="BodyText"/>
        <w:ind w:left="480"/>
        <w:rPr>
          <w:rFonts w:asciiTheme="majorHAnsi" w:hAnsiTheme="majorHAnsi" w:cstheme="majorHAnsi"/>
          <w:szCs w:val="22"/>
        </w:rPr>
      </w:pPr>
      <w:r>
        <w:rPr>
          <w:rFonts w:asciiTheme="majorHAnsi" w:hAnsiTheme="majorHAnsi" w:cstheme="majorHAnsi"/>
          <w:szCs w:val="22"/>
        </w:rPr>
        <w:t>The file</w:t>
      </w:r>
      <w:r w:rsidR="00E65A52" w:rsidRPr="00187088">
        <w:rPr>
          <w:rFonts w:asciiTheme="majorHAnsi" w:hAnsiTheme="majorHAnsi" w:cstheme="majorHAnsi"/>
          <w:szCs w:val="22"/>
        </w:rPr>
        <w:t xml:space="preserve"> doesn’t need to be downloaded since it imports into R</w:t>
      </w:r>
      <w:r w:rsidR="00FD62AB" w:rsidRPr="00187088">
        <w:rPr>
          <w:rFonts w:asciiTheme="majorHAnsi" w:hAnsiTheme="majorHAnsi" w:cstheme="majorHAnsi"/>
          <w:szCs w:val="22"/>
        </w:rPr>
        <w:t xml:space="preserve"> automatically</w:t>
      </w:r>
      <w:r w:rsidR="00E65A52" w:rsidRPr="00187088">
        <w:rPr>
          <w:rFonts w:asciiTheme="majorHAnsi" w:hAnsiTheme="majorHAnsi" w:cstheme="majorHAnsi"/>
          <w:szCs w:val="22"/>
        </w:rPr>
        <w:t xml:space="preserve">. </w:t>
      </w:r>
    </w:p>
    <w:p w14:paraId="45B250C5" w14:textId="07FF706A" w:rsidR="007A15DB" w:rsidRPr="00187088" w:rsidRDefault="00E65A52" w:rsidP="00A6098D">
      <w:pPr>
        <w:pStyle w:val="BodyText"/>
        <w:ind w:left="480"/>
        <w:rPr>
          <w:rFonts w:asciiTheme="majorHAnsi" w:hAnsiTheme="majorHAnsi" w:cstheme="majorHAnsi"/>
          <w:szCs w:val="22"/>
        </w:rPr>
      </w:pPr>
      <w:r w:rsidRPr="00187088">
        <w:rPr>
          <w:rFonts w:asciiTheme="majorHAnsi" w:hAnsiTheme="majorHAnsi" w:cstheme="majorHAnsi"/>
          <w:szCs w:val="22"/>
        </w:rPr>
        <w:t xml:space="preserve">Install </w:t>
      </w:r>
      <w:r w:rsidRPr="00187088">
        <w:rPr>
          <w:rStyle w:val="VerbatimChar"/>
          <w:rFonts w:asciiTheme="majorHAnsi" w:hAnsiTheme="majorHAnsi" w:cstheme="majorHAnsi"/>
          <w:szCs w:val="22"/>
        </w:rPr>
        <w:t>gsheet</w:t>
      </w:r>
      <w:r w:rsidRPr="00187088">
        <w:rPr>
          <w:rFonts w:asciiTheme="majorHAnsi" w:hAnsiTheme="majorHAnsi" w:cstheme="majorHAnsi"/>
          <w:szCs w:val="22"/>
        </w:rPr>
        <w:t xml:space="preserve"> package:</w:t>
      </w:r>
    </w:p>
    <w:p w14:paraId="64D166DD" w14:textId="77777777" w:rsidR="007A15DB" w:rsidRDefault="00E65A52">
      <w:pPr>
        <w:pStyle w:val="SourceCode"/>
      </w:pPr>
      <w:r w:rsidRPr="00FD62AB">
        <w:rPr>
          <w:rStyle w:val="CommentTok"/>
          <w:b/>
          <w:i w:val="0"/>
          <w:color w:val="1F497D" w:themeColor="text2"/>
        </w:rPr>
        <w:t>install.packages</w:t>
      </w:r>
      <w:r w:rsidRPr="00FD62AB">
        <w:rPr>
          <w:rStyle w:val="CommentTok"/>
          <w:i w:val="0"/>
          <w:color w:val="auto"/>
        </w:rPr>
        <w:t>("gsheet")</w:t>
      </w:r>
      <w:r>
        <w:br/>
      </w:r>
      <w:r>
        <w:rPr>
          <w:rStyle w:val="KeywordTok"/>
        </w:rPr>
        <w:t>library</w:t>
      </w:r>
      <w:r>
        <w:rPr>
          <w:rStyle w:val="NormalTok"/>
        </w:rPr>
        <w:t>(gsheet)</w:t>
      </w:r>
    </w:p>
    <w:p w14:paraId="50640932" w14:textId="77777777" w:rsidR="007A15DB" w:rsidRPr="00187088" w:rsidRDefault="00E65A52" w:rsidP="00A6098D">
      <w:pPr>
        <w:pStyle w:val="Compact"/>
        <w:ind w:left="480"/>
        <w:rPr>
          <w:rFonts w:asciiTheme="majorHAnsi" w:hAnsiTheme="majorHAnsi" w:cstheme="majorHAnsi"/>
          <w:szCs w:val="22"/>
        </w:rPr>
      </w:pPr>
      <w:r w:rsidRPr="00187088">
        <w:rPr>
          <w:rFonts w:asciiTheme="majorHAnsi" w:hAnsiTheme="majorHAnsi" w:cstheme="majorHAnsi"/>
          <w:szCs w:val="22"/>
        </w:rPr>
        <w:t xml:space="preserve">Copy and paste the url of the google docs. Then </w:t>
      </w:r>
      <w:r w:rsidR="00FD62AB" w:rsidRPr="00187088">
        <w:rPr>
          <w:rFonts w:asciiTheme="majorHAnsi" w:hAnsiTheme="majorHAnsi" w:cstheme="majorHAnsi"/>
          <w:szCs w:val="22"/>
        </w:rPr>
        <w:t>c</w:t>
      </w:r>
      <w:r w:rsidRPr="00187088">
        <w:rPr>
          <w:rFonts w:asciiTheme="majorHAnsi" w:hAnsiTheme="majorHAnsi" w:cstheme="majorHAnsi"/>
          <w:szCs w:val="22"/>
        </w:rPr>
        <w:t xml:space="preserve">reate a object </w:t>
      </w:r>
      <w:r w:rsidRPr="00187088">
        <w:rPr>
          <w:rStyle w:val="VerbatimChar"/>
          <w:rFonts w:asciiTheme="majorHAnsi" w:hAnsiTheme="majorHAnsi" w:cstheme="majorHAnsi"/>
          <w:szCs w:val="22"/>
        </w:rPr>
        <w:t>url</w:t>
      </w:r>
      <w:r w:rsidRPr="00187088">
        <w:rPr>
          <w:rFonts w:asciiTheme="majorHAnsi" w:hAnsiTheme="majorHAnsi" w:cstheme="majorHAnsi"/>
          <w:szCs w:val="22"/>
        </w:rPr>
        <w:t xml:space="preserve"> to store the information</w:t>
      </w:r>
    </w:p>
    <w:p w14:paraId="28C1A5FF" w14:textId="77777777" w:rsidR="007A15DB" w:rsidRDefault="00E65A52">
      <w:pPr>
        <w:pStyle w:val="SourceCode"/>
      </w:pPr>
      <w:r>
        <w:rPr>
          <w:rStyle w:val="NormalTok"/>
        </w:rPr>
        <w:t>url &lt;-</w:t>
      </w:r>
      <w:r>
        <w:rPr>
          <w:rStyle w:val="StringTok"/>
        </w:rPr>
        <w:t xml:space="preserve"> 'https://docs.google.com/spreadsheets/d/1JchKI5u-I5IcWbnM_JpMkMJIZX1012oJVoIEZz2ra3c/edit#gid=0'</w:t>
      </w:r>
    </w:p>
    <w:p w14:paraId="058B3FE2" w14:textId="5984B8D3" w:rsidR="00FD62AB" w:rsidRDefault="00E65A52">
      <w:pPr>
        <w:pStyle w:val="SourceCode"/>
        <w:rPr>
          <w:rStyle w:val="NormalTok"/>
        </w:rPr>
      </w:pPr>
      <w:r>
        <w:rPr>
          <w:rStyle w:val="NormalTok"/>
        </w:rPr>
        <w:t>mydat3 &lt;-</w:t>
      </w:r>
      <w:r>
        <w:rPr>
          <w:rStyle w:val="StringTok"/>
        </w:rPr>
        <w:t xml:space="preserve"> </w:t>
      </w:r>
      <w:r>
        <w:rPr>
          <w:rStyle w:val="KeywordTok"/>
        </w:rPr>
        <w:t>gsheet2tbl</w:t>
      </w:r>
      <w:r>
        <w:rPr>
          <w:rStyle w:val="NormalTok"/>
        </w:rPr>
        <w:t>(url)</w:t>
      </w:r>
    </w:p>
    <w:p w14:paraId="250CDA2A" w14:textId="3422296C" w:rsidR="00A6098D" w:rsidRDefault="00A6098D" w:rsidP="00557837">
      <w:pPr>
        <w:pStyle w:val="BodyText"/>
        <w:spacing w:after="0"/>
      </w:pPr>
      <w:bookmarkStart w:id="7" w:name="understanding-a-data-frame"/>
    </w:p>
    <w:p w14:paraId="1D9BD307" w14:textId="77777777" w:rsidR="00001067" w:rsidRDefault="00001067" w:rsidP="00557837">
      <w:pPr>
        <w:pStyle w:val="BodyText"/>
        <w:spacing w:after="0"/>
      </w:pPr>
    </w:p>
    <w:p w14:paraId="4F44DD25" w14:textId="7837C690" w:rsidR="00A6098D" w:rsidRDefault="00001067">
      <w:pPr>
        <w:pStyle w:val="Heading2"/>
      </w:pPr>
      <w:r>
        <w:rPr>
          <w:noProof/>
        </w:rPr>
        <mc:AlternateContent>
          <mc:Choice Requires="wps">
            <w:drawing>
              <wp:anchor distT="0" distB="0" distL="114300" distR="114300" simplePos="0" relativeHeight="251662336" behindDoc="0" locked="0" layoutInCell="1" allowOverlap="1" wp14:anchorId="0EC971E2" wp14:editId="112277FC">
                <wp:simplePos x="0" y="0"/>
                <wp:positionH relativeFrom="column">
                  <wp:posOffset>-9728</wp:posOffset>
                </wp:positionH>
                <wp:positionV relativeFrom="paragraph">
                  <wp:posOffset>133431</wp:posOffset>
                </wp:positionV>
                <wp:extent cx="6332707" cy="719847"/>
                <wp:effectExtent l="12700" t="12700" r="17780" b="17145"/>
                <wp:wrapNone/>
                <wp:docPr id="6" name="Text Box 6"/>
                <wp:cNvGraphicFramePr/>
                <a:graphic xmlns:a="http://schemas.openxmlformats.org/drawingml/2006/main">
                  <a:graphicData uri="http://schemas.microsoft.com/office/word/2010/wordprocessingShape">
                    <wps:wsp>
                      <wps:cNvSpPr txBox="1"/>
                      <wps:spPr>
                        <a:xfrm>
                          <a:off x="0" y="0"/>
                          <a:ext cx="6332707" cy="719847"/>
                        </a:xfrm>
                        <a:prstGeom prst="rect">
                          <a:avLst/>
                        </a:prstGeom>
                        <a:solidFill>
                          <a:schemeClr val="lt1"/>
                        </a:solidFill>
                        <a:ln w="25400">
                          <a:solidFill>
                            <a:prstClr val="black"/>
                          </a:solidFill>
                        </a:ln>
                      </wps:spPr>
                      <wps:txbx>
                        <w:txbxContent>
                          <w:p w14:paraId="3DC39E6A" w14:textId="77777777" w:rsidR="00B46B2F" w:rsidRDefault="00B46B2F" w:rsidP="00001067">
                            <w:pPr>
                              <w:pStyle w:val="BodyText"/>
                              <w:spacing w:after="0"/>
                            </w:pPr>
                            <w:r>
                              <w:t>You still have questions? Check this tutorial to learn more about importing data to R:</w:t>
                            </w:r>
                          </w:p>
                          <w:p w14:paraId="14A11C0E" w14:textId="77777777" w:rsidR="00B46B2F" w:rsidRDefault="008F68E9" w:rsidP="00001067">
                            <w:pPr>
                              <w:pStyle w:val="BodyText"/>
                              <w:spacing w:before="0" w:after="0"/>
                            </w:pPr>
                            <w:hyperlink r:id="rId12" w:history="1">
                              <w:r w:rsidR="00B46B2F">
                                <w:rPr>
                                  <w:rStyle w:val="Hyperlink"/>
                                </w:rPr>
                                <w:t>https://www.datacamp.com/community/tutorials/r-data-import-tutorial</w:t>
                              </w:r>
                            </w:hyperlink>
                          </w:p>
                          <w:p w14:paraId="62F8C50E" w14:textId="77777777" w:rsidR="00B46B2F" w:rsidRDefault="00B46B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C971E2" id="Text Box 6" o:spid="_x0000_s1027" type="#_x0000_t202" style="position:absolute;margin-left:-.75pt;margin-top:10.5pt;width:498.65pt;height:56.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" fillcolor="white [3201]" strokeweight="2pt">
                <v:textbox>
                  <w:txbxContent>
                    <w:p w14:paraId="3DC39E6A" w14:textId="77777777" w:rsidR="00B46B2F" w:rsidRDefault="00B46B2F" w:rsidP="00001067">
                      <w:pPr>
                        <w:pStyle w:val="BodyText"/>
                        <w:spacing w:after="0"/>
                      </w:pPr>
                      <w:r>
                        <w:t>You still have questions? Check this tutorial to learn more about importing data to R:</w:t>
                      </w:r>
                    </w:p>
                    <w:p w14:paraId="14A11C0E" w14:textId="77777777" w:rsidR="00B46B2F" w:rsidRDefault="00B46B2F" w:rsidP="00001067">
                      <w:pPr>
                        <w:pStyle w:val="BodyText"/>
                        <w:spacing w:before="0" w:after="0"/>
                      </w:pPr>
                      <w:hyperlink r:id="rId15" w:history="1">
                        <w:r>
                          <w:rPr>
                            <w:rStyle w:val="Hyperlink"/>
                          </w:rPr>
                          <w:t>https://www.datacamp.com/community/tutorials/r-data-import-tutorial</w:t>
                        </w:r>
                      </w:hyperlink>
                    </w:p>
                    <w:p w14:paraId="62F8C50E" w14:textId="77777777" w:rsidR="00B46B2F" w:rsidRDefault="00B46B2F"/>
                  </w:txbxContent>
                </v:textbox>
              </v:shape>
            </w:pict>
          </mc:Fallback>
        </mc:AlternateContent>
      </w:r>
    </w:p>
    <w:p w14:paraId="3C7B4CDD" w14:textId="61408CC8" w:rsidR="00A6098D" w:rsidRDefault="00A6098D" w:rsidP="00A6098D">
      <w:pPr>
        <w:pStyle w:val="BodyText"/>
      </w:pPr>
    </w:p>
    <w:p w14:paraId="0465ADFA" w14:textId="4BCFF0B7" w:rsidR="00A6098D" w:rsidRDefault="00A6098D" w:rsidP="00A6098D">
      <w:pPr>
        <w:pStyle w:val="BodyText"/>
        <w:spacing w:before="0" w:after="0"/>
      </w:pPr>
    </w:p>
    <w:p w14:paraId="03526C5C" w14:textId="0C13AAAA" w:rsidR="00A6098D" w:rsidRDefault="00A6098D" w:rsidP="00A6098D">
      <w:pPr>
        <w:pStyle w:val="BodyText"/>
        <w:spacing w:before="0" w:after="0"/>
      </w:pPr>
    </w:p>
    <w:p w14:paraId="6986F9CC" w14:textId="7261C31A" w:rsidR="00A6098D" w:rsidRDefault="00A6098D" w:rsidP="00A6098D">
      <w:pPr>
        <w:pStyle w:val="BodyText"/>
        <w:spacing w:before="0" w:after="0"/>
      </w:pPr>
    </w:p>
    <w:p w14:paraId="2B86C45E" w14:textId="6C2810CE" w:rsidR="00001067" w:rsidRDefault="00001067" w:rsidP="00A6098D">
      <w:pPr>
        <w:pStyle w:val="BodyText"/>
        <w:spacing w:before="0" w:after="0"/>
      </w:pPr>
    </w:p>
    <w:p w14:paraId="581993B0" w14:textId="6843B3A8" w:rsidR="00001067" w:rsidRDefault="00001067" w:rsidP="00A6098D">
      <w:pPr>
        <w:pStyle w:val="BodyText"/>
        <w:spacing w:before="0" w:after="0"/>
      </w:pPr>
    </w:p>
    <w:p w14:paraId="08502361" w14:textId="77777777" w:rsidR="00001067" w:rsidRDefault="00001067" w:rsidP="00A6098D">
      <w:pPr>
        <w:pStyle w:val="BodyText"/>
        <w:spacing w:before="0" w:after="0"/>
      </w:pPr>
    </w:p>
    <w:p w14:paraId="39641DDA" w14:textId="77777777" w:rsidR="00A6098D" w:rsidRPr="00A6098D" w:rsidRDefault="00A6098D" w:rsidP="00A6098D">
      <w:pPr>
        <w:pStyle w:val="BodyText"/>
        <w:spacing w:before="0" w:after="0"/>
      </w:pPr>
    </w:p>
    <w:p w14:paraId="4A1E6C43" w14:textId="21DA503C" w:rsidR="007A15DB" w:rsidRDefault="00E65A52" w:rsidP="00A6098D">
      <w:pPr>
        <w:pStyle w:val="Heading2"/>
        <w:spacing w:before="0"/>
      </w:pPr>
      <w:r>
        <w:lastRenderedPageBreak/>
        <w:t xml:space="preserve">Understanding </w:t>
      </w:r>
      <w:bookmarkEnd w:id="7"/>
      <w:r w:rsidR="00B81C1F">
        <w:t>your dataset</w:t>
      </w:r>
    </w:p>
    <w:p w14:paraId="0C2C11CC" w14:textId="606B8680" w:rsidR="007A15DB" w:rsidRDefault="00E65A52">
      <w:pPr>
        <w:pStyle w:val="FirstParagraph"/>
      </w:pPr>
      <w:r>
        <w:t>First thing</w:t>
      </w:r>
      <w:r w:rsidR="002B0DA0">
        <w:t>s</w:t>
      </w:r>
      <w:r>
        <w:t xml:space="preserve"> first, we need to make sure that we correctly imported the dataset. Use the </w:t>
      </w:r>
      <w:r>
        <w:rPr>
          <w:rStyle w:val="VerbatimChar"/>
        </w:rPr>
        <w:t>View()</w:t>
      </w:r>
      <w:r>
        <w:t xml:space="preserve"> to look the entire dataframe in new windows.</w:t>
      </w:r>
    </w:p>
    <w:p w14:paraId="11B36F37" w14:textId="77777777" w:rsidR="007A15DB" w:rsidRDefault="00E65A52">
      <w:pPr>
        <w:pStyle w:val="SourceCode"/>
      </w:pPr>
      <w:r>
        <w:rPr>
          <w:rStyle w:val="KeywordTok"/>
        </w:rPr>
        <w:t>View</w:t>
      </w:r>
      <w:r>
        <w:rPr>
          <w:rStyle w:val="NormalTok"/>
        </w:rPr>
        <w:t>(mydat)</w:t>
      </w:r>
    </w:p>
    <w:p w14:paraId="2BBE5BFC" w14:textId="77777777" w:rsidR="007A15DB" w:rsidRDefault="00E65A52">
      <w:pPr>
        <w:pStyle w:val="FirstParagraph"/>
      </w:pPr>
      <w:r>
        <w:t xml:space="preserve">Use the code </w:t>
      </w:r>
      <w:r>
        <w:rPr>
          <w:rStyle w:val="VerbatimChar"/>
        </w:rPr>
        <w:t>print()</w:t>
      </w:r>
      <w:r>
        <w:t xml:space="preserve"> to print the entire dataframe in the console</w:t>
      </w:r>
    </w:p>
    <w:p w14:paraId="40DBA591" w14:textId="77777777" w:rsidR="007A15DB" w:rsidRDefault="00E65A52">
      <w:pPr>
        <w:pStyle w:val="SourceCode"/>
      </w:pPr>
      <w:r>
        <w:rPr>
          <w:rStyle w:val="KeywordTok"/>
        </w:rPr>
        <w:t>print</w:t>
      </w:r>
      <w:r>
        <w:rPr>
          <w:rStyle w:val="NormalTok"/>
        </w:rPr>
        <w:t>(mydat)</w:t>
      </w:r>
    </w:p>
    <w:p w14:paraId="456B8F68" w14:textId="2F3223C0" w:rsidR="007A15DB" w:rsidRDefault="00E65A52">
      <w:pPr>
        <w:pStyle w:val="SourceCode"/>
      </w:pPr>
      <w:r>
        <w:rPr>
          <w:rStyle w:val="VerbatimChar"/>
        </w:rPr>
        <w:t xml:space="preserve">## # </w:t>
      </w:r>
      <w:r w:rsidR="00752D6C">
        <w:rPr>
          <w:rStyle w:val="VerbatimChar"/>
          <w:b/>
        </w:rPr>
        <w:t>A tibble: 69</w:t>
      </w:r>
      <w:r w:rsidRPr="00FD62AB">
        <w:rPr>
          <w:rStyle w:val="VerbatimChar"/>
          <w:b/>
        </w:rPr>
        <w:t xml:space="preserve"> x 8</w:t>
      </w:r>
      <w:r>
        <w:br/>
      </w:r>
      <w:r>
        <w:rPr>
          <w:rStyle w:val="VerbatimChar"/>
        </w:rPr>
        <w:t>##    group tutor  year   age length `favourite pet:~ `do you like ga~</w:t>
      </w:r>
      <w:r>
        <w:br/>
      </w:r>
      <w:r>
        <w:rPr>
          <w:rStyle w:val="VerbatimChar"/>
        </w:rPr>
        <w:t>##    &lt;dbl&gt; &lt;chr&gt; &lt;dbl&gt; &lt;dbl&gt;  &lt;dbl&gt;            &lt;dbl&gt;            &lt;dbl&gt;</w:t>
      </w:r>
      <w:r>
        <w:br/>
      </w:r>
      <w:r>
        <w:rPr>
          <w:rStyle w:val="VerbatimChar"/>
        </w:rPr>
        <w:t>##  1     1 unkn~  2019    19    171                2              -99</w:t>
      </w:r>
      <w:r>
        <w:br/>
      </w:r>
      <w:r>
        <w:rPr>
          <w:rStyle w:val="VerbatimChar"/>
        </w:rPr>
        <w:t>##  2     1 unkn~  2019    23    173                2                8</w:t>
      </w:r>
      <w:r>
        <w:br/>
      </w:r>
      <w:r>
        <w:rPr>
          <w:rStyle w:val="VerbatimChar"/>
        </w:rPr>
        <w:t>##  3     1 unkn~  2019    24    165                2              -99</w:t>
      </w:r>
      <w:r>
        <w:br/>
      </w:r>
      <w:r>
        <w:rPr>
          <w:rStyle w:val="VerbatimChar"/>
        </w:rPr>
        <w:t>##  4     2 unkn~  2019    18    170                2              -99</w:t>
      </w:r>
      <w:r>
        <w:br/>
      </w:r>
      <w:r>
        <w:rPr>
          <w:rStyle w:val="VerbatimChar"/>
        </w:rPr>
        <w:t>##  5     2 unkn~  2019    20    160                2                7</w:t>
      </w:r>
      <w:r>
        <w:br/>
      </w:r>
      <w:r>
        <w:rPr>
          <w:rStyle w:val="VerbatimChar"/>
        </w:rPr>
        <w:t>##  6     2 unkn~  2019    26    170                2                8</w:t>
      </w:r>
      <w:r>
        <w:br/>
      </w:r>
      <w:r>
        <w:rPr>
          <w:rStyle w:val="VerbatimChar"/>
        </w:rPr>
        <w:t>##  7     2 unkn~  2019    27    180                2              -99</w:t>
      </w:r>
      <w:r>
        <w:br/>
      </w:r>
      <w:r>
        <w:rPr>
          <w:rStyle w:val="VerbatimChar"/>
        </w:rPr>
        <w:t>##  8     2 unkn~  2019    33    182                2              -99</w:t>
      </w:r>
      <w:r>
        <w:br/>
      </w:r>
      <w:r>
        <w:rPr>
          <w:rStyle w:val="VerbatimChar"/>
        </w:rPr>
        <w:t>##  9     3 unkn~  2019    18    157                1              -99</w:t>
      </w:r>
      <w:r>
        <w:br/>
      </w:r>
      <w:r>
        <w:rPr>
          <w:rStyle w:val="VerbatimChar"/>
        </w:rPr>
        <w:t>## 10     3 unkn~  2019    19    153                1                3</w:t>
      </w:r>
      <w:r>
        <w:br/>
      </w:r>
      <w:r>
        <w:rPr>
          <w:rStyle w:val="VerbatimChar"/>
        </w:rPr>
        <w:t xml:space="preserve">## # ... with </w:t>
      </w:r>
      <w:r w:rsidR="00B209B0">
        <w:rPr>
          <w:rStyle w:val="VerbatimChar"/>
        </w:rPr>
        <w:t>59</w:t>
      </w:r>
      <w:r>
        <w:rPr>
          <w:rStyle w:val="VerbatimChar"/>
        </w:rPr>
        <w:t xml:space="preserve"> more rows, and 1 more variable: `do you like Lord of the Rings:</w:t>
      </w:r>
      <w:r>
        <w:br/>
      </w:r>
      <w:r>
        <w:rPr>
          <w:rStyle w:val="VerbatimChar"/>
        </w:rPr>
        <w:t>## #   1(not at all) - 10 (best thing in the world)` &lt;dbl&gt;</w:t>
      </w:r>
    </w:p>
    <w:p w14:paraId="4A69598E" w14:textId="77777777" w:rsidR="00FD62AB" w:rsidRDefault="00FD62AB">
      <w:pPr>
        <w:pStyle w:val="FirstParagraph"/>
      </w:pPr>
    </w:p>
    <w:p w14:paraId="469D6F15" w14:textId="77777777" w:rsidR="007A15DB" w:rsidRDefault="00E65A52">
      <w:pPr>
        <w:pStyle w:val="FirstParagraph"/>
      </w:pPr>
      <w:r>
        <w:t xml:space="preserve">Use the code </w:t>
      </w:r>
      <w:r>
        <w:rPr>
          <w:rStyle w:val="VerbatimChar"/>
        </w:rPr>
        <w:t>head()</w:t>
      </w:r>
      <w:r>
        <w:t xml:space="preserve"> and </w:t>
      </w:r>
      <w:r>
        <w:rPr>
          <w:rStyle w:val="VerbatimChar"/>
        </w:rPr>
        <w:t>tail()</w:t>
      </w:r>
      <w:r>
        <w:t xml:space="preserve"> to print </w:t>
      </w:r>
      <w:r w:rsidR="00FD62AB">
        <w:t xml:space="preserve">the </w:t>
      </w:r>
      <w:r>
        <w:t>top and bottom dataframe respectively.</w:t>
      </w:r>
    </w:p>
    <w:p w14:paraId="20BB51F2" w14:textId="77777777" w:rsidR="007A15DB" w:rsidRDefault="00E65A52">
      <w:pPr>
        <w:pStyle w:val="SourceCode"/>
      </w:pPr>
      <w:r>
        <w:rPr>
          <w:rStyle w:val="KeywordTok"/>
        </w:rPr>
        <w:t>head</w:t>
      </w:r>
      <w:r>
        <w:rPr>
          <w:rStyle w:val="NormalTok"/>
        </w:rPr>
        <w:t>(mydat)</w:t>
      </w:r>
    </w:p>
    <w:p w14:paraId="4D43782C" w14:textId="77777777" w:rsidR="007A15DB" w:rsidRDefault="00E65A52">
      <w:pPr>
        <w:pStyle w:val="SourceCode"/>
      </w:pPr>
      <w:r>
        <w:rPr>
          <w:rStyle w:val="VerbatimChar"/>
        </w:rPr>
        <w:t>## # A tibble: 6 x 8</w:t>
      </w:r>
      <w:r>
        <w:br/>
      </w:r>
      <w:r>
        <w:rPr>
          <w:rStyle w:val="VerbatimChar"/>
        </w:rPr>
        <w:t>##   group tutor  year   age length `favourite pet:~ `do you like ga~</w:t>
      </w:r>
      <w:r>
        <w:br/>
      </w:r>
      <w:r>
        <w:rPr>
          <w:rStyle w:val="VerbatimChar"/>
        </w:rPr>
        <w:t>##   &lt;dbl&gt; &lt;chr&gt; &lt;dbl&gt; &lt;dbl&gt;  &lt;dbl&gt;            &lt;dbl&gt;            &lt;dbl&gt;</w:t>
      </w:r>
      <w:r>
        <w:br/>
      </w:r>
      <w:r>
        <w:rPr>
          <w:rStyle w:val="VerbatimChar"/>
        </w:rPr>
        <w:t>## 1     1 unkn~  2019    19    171                2              -99</w:t>
      </w:r>
      <w:r>
        <w:br/>
      </w:r>
      <w:r>
        <w:rPr>
          <w:rStyle w:val="VerbatimChar"/>
        </w:rPr>
        <w:t>## 2     1 unkn~  2019    23    173                2                8</w:t>
      </w:r>
      <w:r>
        <w:br/>
      </w:r>
      <w:r>
        <w:rPr>
          <w:rStyle w:val="VerbatimChar"/>
        </w:rPr>
        <w:t>## 3     1 unkn~  2019    24    165                2              -99</w:t>
      </w:r>
      <w:r>
        <w:br/>
      </w:r>
      <w:r>
        <w:rPr>
          <w:rStyle w:val="VerbatimChar"/>
        </w:rPr>
        <w:t>## 4     2 unkn~  2019    18    170                2              -99</w:t>
      </w:r>
      <w:r>
        <w:br/>
      </w:r>
      <w:r>
        <w:rPr>
          <w:rStyle w:val="VerbatimChar"/>
        </w:rPr>
        <w:t>## 5     2 unkn~  2019    20    160                2                7</w:t>
      </w:r>
      <w:r>
        <w:br/>
      </w:r>
      <w:r>
        <w:rPr>
          <w:rStyle w:val="VerbatimChar"/>
        </w:rPr>
        <w:t>## 6     2 unkn~  2019    26    170                2                8</w:t>
      </w:r>
      <w:r>
        <w:br/>
      </w:r>
      <w:r>
        <w:rPr>
          <w:rStyle w:val="VerbatimChar"/>
        </w:rPr>
        <w:t>## # ... with 1 more variable: `do you like Lord of the Rings: 1(not at all) - 10</w:t>
      </w:r>
      <w:r>
        <w:br/>
      </w:r>
      <w:r>
        <w:rPr>
          <w:rStyle w:val="VerbatimChar"/>
        </w:rPr>
        <w:t>## #   (best thing in the world)` &lt;dbl&gt;</w:t>
      </w:r>
    </w:p>
    <w:p w14:paraId="4AF2EEFD" w14:textId="77777777" w:rsidR="002B0DA0" w:rsidRDefault="002B0DA0">
      <w:pPr>
        <w:pStyle w:val="SourceCode"/>
        <w:rPr>
          <w:rStyle w:val="KeywordTok"/>
        </w:rPr>
      </w:pPr>
    </w:p>
    <w:p w14:paraId="4933359B" w14:textId="77777777" w:rsidR="002B0DA0" w:rsidRDefault="002B0DA0">
      <w:pPr>
        <w:pStyle w:val="SourceCode"/>
        <w:rPr>
          <w:rStyle w:val="KeywordTok"/>
        </w:rPr>
      </w:pPr>
    </w:p>
    <w:p w14:paraId="22451DF5" w14:textId="77777777" w:rsidR="002B0DA0" w:rsidRDefault="002B0DA0">
      <w:pPr>
        <w:pStyle w:val="SourceCode"/>
        <w:rPr>
          <w:rStyle w:val="KeywordTok"/>
        </w:rPr>
      </w:pPr>
    </w:p>
    <w:p w14:paraId="3065FFDC" w14:textId="4C9C4663" w:rsidR="007A15DB" w:rsidRDefault="00E65A52">
      <w:pPr>
        <w:pStyle w:val="SourceCode"/>
      </w:pPr>
      <w:r>
        <w:rPr>
          <w:rStyle w:val="KeywordTok"/>
        </w:rPr>
        <w:lastRenderedPageBreak/>
        <w:t>tail</w:t>
      </w:r>
      <w:r>
        <w:rPr>
          <w:rStyle w:val="NormalTok"/>
        </w:rPr>
        <w:t>(mydat,</w:t>
      </w:r>
      <w:r>
        <w:rPr>
          <w:rStyle w:val="DecValTok"/>
        </w:rPr>
        <w:t>5</w:t>
      </w:r>
      <w:r>
        <w:rPr>
          <w:rStyle w:val="NormalTok"/>
        </w:rPr>
        <w:t xml:space="preserve">) </w:t>
      </w:r>
      <w:r>
        <w:rPr>
          <w:rStyle w:val="CommentTok"/>
        </w:rPr>
        <w:t># last five observations</w:t>
      </w:r>
    </w:p>
    <w:p w14:paraId="2C4E1F91" w14:textId="77777777" w:rsidR="00B209B0" w:rsidRDefault="00B209B0" w:rsidP="00B209B0">
      <w:pPr>
        <w:pStyle w:val="SourceCode"/>
      </w:pPr>
      <w:r>
        <w:rPr>
          <w:rStyle w:val="VerbatimChar"/>
        </w:rPr>
        <w:t>## # A tibble: 5 x 8</w:t>
      </w:r>
      <w:r>
        <w:br/>
      </w:r>
      <w:r>
        <w:rPr>
          <w:rStyle w:val="VerbatimChar"/>
        </w:rPr>
        <w:t>##   group tutor  year   age length `favourite pet:~ `do you like ga~</w:t>
      </w:r>
      <w:r>
        <w:br/>
      </w:r>
      <w:r>
        <w:rPr>
          <w:rStyle w:val="VerbatimChar"/>
        </w:rPr>
        <w:t>##   &lt;dbl&gt; &lt;chr&gt; &lt;dbl&gt; &lt;dbl&gt;  &lt;dbl&gt;            &lt;dbl&gt;            &lt;dbl&gt;</w:t>
      </w:r>
      <w:r>
        <w:br/>
      </w:r>
      <w:r>
        <w:rPr>
          <w:rStyle w:val="VerbatimChar"/>
        </w:rPr>
        <w:t>## 1     7 Hidde  2020    20    165                2              -99</w:t>
      </w:r>
      <w:r>
        <w:br/>
      </w:r>
      <w:r>
        <w:rPr>
          <w:rStyle w:val="VerbatimChar"/>
        </w:rPr>
        <w:t>## 2     7 Hidde  2020    28    157                2                7</w:t>
      </w:r>
      <w:r>
        <w:br/>
      </w:r>
      <w:r>
        <w:rPr>
          <w:rStyle w:val="VerbatimChar"/>
        </w:rPr>
        <w:t>## 3     0 PEERS  2020    23    169                2                6</w:t>
      </w:r>
      <w:r>
        <w:br/>
      </w:r>
      <w:r>
        <w:rPr>
          <w:rStyle w:val="VerbatimChar"/>
        </w:rPr>
        <w:t>## 4     0 PEERS  2020    20    159                1                7</w:t>
      </w:r>
      <w:r>
        <w:br/>
      </w:r>
      <w:r>
        <w:rPr>
          <w:rStyle w:val="VerbatimChar"/>
        </w:rPr>
        <w:t>## 5     0 PEERS  2020    22    169                2              -99</w:t>
      </w:r>
      <w:r>
        <w:br/>
      </w:r>
      <w:r>
        <w:rPr>
          <w:rStyle w:val="VerbatimChar"/>
        </w:rPr>
        <w:t>## # ... with 1 more variable: `do you like Lord of the Rings: 1(not at all) - 10</w:t>
      </w:r>
      <w:r>
        <w:br/>
      </w:r>
      <w:r>
        <w:rPr>
          <w:rStyle w:val="VerbatimChar"/>
        </w:rPr>
        <w:t>## #   (best thing in the world)` &lt;dbl&gt;</w:t>
      </w:r>
    </w:p>
    <w:p w14:paraId="540B0715" w14:textId="77777777" w:rsidR="00FD62AB" w:rsidRDefault="00FD62AB">
      <w:pPr>
        <w:pStyle w:val="FirstParagraph"/>
      </w:pPr>
    </w:p>
    <w:p w14:paraId="461B99C1" w14:textId="658A2298" w:rsidR="007A15DB" w:rsidRDefault="00E65A52">
      <w:pPr>
        <w:pStyle w:val="FirstParagraph"/>
      </w:pPr>
      <w:r>
        <w:t xml:space="preserve">It is time to </w:t>
      </w:r>
      <w:r w:rsidR="002B0DA0">
        <w:t>make</w:t>
      </w:r>
      <w:r>
        <w:t xml:space="preserve"> </w:t>
      </w:r>
      <w:r w:rsidR="002B0DA0">
        <w:t>a</w:t>
      </w:r>
      <w:r>
        <w:t xml:space="preserve"> first diagnostic of the dataset. We can receive a reasonably set of information per variable running the following code:</w:t>
      </w:r>
    </w:p>
    <w:p w14:paraId="2BE654E2" w14:textId="77777777" w:rsidR="007A15DB" w:rsidRDefault="00E65A52">
      <w:pPr>
        <w:pStyle w:val="SourceCode"/>
      </w:pPr>
      <w:r>
        <w:rPr>
          <w:rStyle w:val="KeywordTok"/>
        </w:rPr>
        <w:t>str</w:t>
      </w:r>
      <w:r>
        <w:rPr>
          <w:rStyle w:val="NormalTok"/>
        </w:rPr>
        <w:t>(mydat)</w:t>
      </w:r>
    </w:p>
    <w:p w14:paraId="1A9C9950" w14:textId="7F5E1308" w:rsidR="00FD62AB" w:rsidRDefault="00B209B0" w:rsidP="002B0DA0">
      <w:pPr>
        <w:pStyle w:val="SourceCode"/>
      </w:pPr>
      <w:r>
        <w:rPr>
          <w:rStyle w:val="VerbatimChar"/>
        </w:rPr>
        <w:t>## tibble [69 x 8] (S3: spec_tbl_df/tbl_df/tbl/data.frame)</w:t>
      </w:r>
      <w:r>
        <w:br/>
      </w:r>
      <w:r>
        <w:rPr>
          <w:rStyle w:val="VerbatimChar"/>
        </w:rPr>
        <w:t>##  $ group                                                                      : num [1:69] 1 1 1 2 2 2 2 2 3 3 ...</w:t>
      </w:r>
      <w:r>
        <w:br/>
      </w:r>
      <w:r>
        <w:rPr>
          <w:rStyle w:val="VerbatimChar"/>
        </w:rPr>
        <w:t>##  $ tutor                                                                      : chr [1:69] "unknown" "unknown" "unknown" "unknown" ...</w:t>
      </w:r>
      <w:r>
        <w:br/>
      </w:r>
      <w:r>
        <w:rPr>
          <w:rStyle w:val="VerbatimChar"/>
        </w:rPr>
        <w:t>##  $ year                                                                       : num [1:69] 2019 2019 2019 2019 2019 ...</w:t>
      </w:r>
      <w:r>
        <w:br/>
      </w:r>
      <w:r>
        <w:rPr>
          <w:rStyle w:val="VerbatimChar"/>
        </w:rPr>
        <w:t>##  $ age                                                                        : num [1:69] 19 23 24 18 20 26 27 33 18 19 ...</w:t>
      </w:r>
      <w:r>
        <w:br/>
      </w:r>
      <w:r>
        <w:rPr>
          <w:rStyle w:val="VerbatimChar"/>
        </w:rPr>
        <w:t>##  $ length                                                                     : num [1:69] 171 173 165 170 160 170 180 182 157 153 ...</w:t>
      </w:r>
      <w:r>
        <w:br/>
      </w:r>
      <w:r>
        <w:rPr>
          <w:rStyle w:val="VerbatimChar"/>
        </w:rPr>
        <w:t>##  $ favourite pet: cat(= 1) or dog (=2)                                        : num [1:69] 2 2 2 2 2 2 2 2 1 1 ...</w:t>
      </w:r>
      <w:r>
        <w:br/>
      </w:r>
      <w:r>
        <w:rPr>
          <w:rStyle w:val="VerbatimChar"/>
        </w:rPr>
        <w:t>##  $ do you like game of Thrones: 1(not at all)-10(best thing in the world)     : num [1:69] -99 8 -99 -99 7 8 -99 -99 -99 3 ...</w:t>
      </w:r>
      <w:r>
        <w:br/>
      </w:r>
      <w:r>
        <w:rPr>
          <w:rStyle w:val="VerbatimChar"/>
        </w:rPr>
        <w:t>##  $ do you like Lord of the Rings: 1(not at all) - 10 (best thing in the world): num [1:69] 6 7 1 -99 -99 7 8 9 -99 1 ...</w:t>
      </w:r>
      <w:r>
        <w:br/>
      </w:r>
      <w:r>
        <w:rPr>
          <w:rStyle w:val="VerbatimChar"/>
        </w:rPr>
        <w:t>##  - attr(*, "spec")=</w:t>
      </w:r>
      <w:r>
        <w:br/>
      </w:r>
      <w:r>
        <w:rPr>
          <w:rStyle w:val="VerbatimChar"/>
        </w:rPr>
        <w:t>##   .. cols(</w:t>
      </w:r>
      <w:r>
        <w:br/>
      </w:r>
      <w:r>
        <w:rPr>
          <w:rStyle w:val="VerbatimChar"/>
        </w:rPr>
        <w:t>##   ..   group = col_double(),</w:t>
      </w:r>
      <w:r>
        <w:br/>
      </w:r>
      <w:r>
        <w:rPr>
          <w:rStyle w:val="VerbatimChar"/>
        </w:rPr>
        <w:t>##   ..   tutor = col_character(),</w:t>
      </w:r>
      <w:r>
        <w:br/>
      </w:r>
      <w:r>
        <w:rPr>
          <w:rStyle w:val="VerbatimChar"/>
        </w:rPr>
        <w:t>##   ..   year = col_double(),</w:t>
      </w:r>
      <w:r>
        <w:br/>
      </w:r>
      <w:r>
        <w:rPr>
          <w:rStyle w:val="VerbatimChar"/>
        </w:rPr>
        <w:t>##   ..   age = col_double(),</w:t>
      </w:r>
      <w:r>
        <w:br/>
      </w:r>
      <w:r>
        <w:rPr>
          <w:rStyle w:val="VerbatimChar"/>
        </w:rPr>
        <w:t>##   ..   length = col_double(),</w:t>
      </w:r>
      <w:r>
        <w:br/>
      </w:r>
      <w:r>
        <w:rPr>
          <w:rStyle w:val="VerbatimChar"/>
        </w:rPr>
        <w:t>##   ..   `favourite pet: cat(= 1) or dog (=2)` = col_double(),</w:t>
      </w:r>
      <w:r>
        <w:br/>
      </w:r>
      <w:r>
        <w:rPr>
          <w:rStyle w:val="VerbatimChar"/>
        </w:rPr>
        <w:t>##   ..   `do you like game of Thrones: 1(not at all)-10(best thing in the world)` = col_double(),</w:t>
      </w:r>
      <w:r>
        <w:br/>
      </w:r>
      <w:r>
        <w:rPr>
          <w:rStyle w:val="VerbatimChar"/>
        </w:rPr>
        <w:t>##   ..   `do you like Lord of the Rings: 1(not at all) - 10 (best thing in the world)` = col_double()</w:t>
      </w:r>
      <w:r>
        <w:br/>
      </w:r>
      <w:r>
        <w:rPr>
          <w:rStyle w:val="VerbatimChar"/>
        </w:rPr>
        <w:t>##   .. )</w:t>
      </w:r>
    </w:p>
    <w:p w14:paraId="04B241F2" w14:textId="570D16BC" w:rsidR="00FD62AB" w:rsidRDefault="00E65A52">
      <w:pPr>
        <w:pStyle w:val="FirstParagraph"/>
      </w:pPr>
      <w:r>
        <w:lastRenderedPageBreak/>
        <w:t xml:space="preserve">Alrighty, the data contains </w:t>
      </w:r>
      <w:r w:rsidR="008D7DAF">
        <w:t>69</w:t>
      </w:r>
      <w:r>
        <w:t xml:space="preserve"> observations and 8 different variables. </w:t>
      </w:r>
      <w:r w:rsidR="00FD62AB">
        <w:t xml:space="preserve">We can also observe that all variables are considered as `numeric (num)` except tutor variable which is character or text `char`.  Before starting to make further </w:t>
      </w:r>
      <w:r w:rsidR="00EC4334">
        <w:t xml:space="preserve">data </w:t>
      </w:r>
      <w:r w:rsidR="00FD62AB">
        <w:t xml:space="preserve">exploration, we need to highlight some </w:t>
      </w:r>
      <w:r w:rsidR="00EC4334">
        <w:t xml:space="preserve">remarkable data quality inconsistencies. </w:t>
      </w:r>
    </w:p>
    <w:p w14:paraId="45989703" w14:textId="77777777" w:rsidR="00FD62AB" w:rsidRDefault="00FD62AB">
      <w:pPr>
        <w:pStyle w:val="FirstParagraph"/>
      </w:pPr>
    </w:p>
    <w:p w14:paraId="53DCAF37" w14:textId="2C2E1BD1" w:rsidR="00FD40DF" w:rsidRDefault="00E65A52" w:rsidP="00FD40DF">
      <w:pPr>
        <w:pStyle w:val="FirstParagraph"/>
        <w:numPr>
          <w:ilvl w:val="0"/>
          <w:numId w:val="12"/>
        </w:numPr>
      </w:pPr>
      <w:r>
        <w:t xml:space="preserve">Firstly, the name of the variables </w:t>
      </w:r>
      <w:r w:rsidR="00FD40DF">
        <w:t>are</w:t>
      </w:r>
      <w:r>
        <w:t xml:space="preserve"> very large an</w:t>
      </w:r>
      <w:r w:rsidR="00EC4334">
        <w:t xml:space="preserve">d it requires to be re-named if </w:t>
      </w:r>
      <w:r>
        <w:t xml:space="preserve">we want to make this dataset ready </w:t>
      </w:r>
      <w:r w:rsidR="00FD40DF">
        <w:t xml:space="preserve">and more </w:t>
      </w:r>
      <w:r w:rsidR="00752D6C">
        <w:t>convenient</w:t>
      </w:r>
      <w:r w:rsidR="00FD40DF">
        <w:t xml:space="preserve"> </w:t>
      </w:r>
      <w:r>
        <w:t xml:space="preserve">for further </w:t>
      </w:r>
      <w:r w:rsidR="00FD40DF">
        <w:t xml:space="preserve">data </w:t>
      </w:r>
      <w:r>
        <w:t>explorations.</w:t>
      </w:r>
    </w:p>
    <w:p w14:paraId="0609EF4E" w14:textId="630B58CD" w:rsidR="00FD40DF" w:rsidRDefault="00FD40DF" w:rsidP="00FD40DF">
      <w:pPr>
        <w:pStyle w:val="FirstParagraph"/>
        <w:numPr>
          <w:ilvl w:val="0"/>
          <w:numId w:val="12"/>
        </w:numPr>
      </w:pPr>
      <w:r>
        <w:t>We</w:t>
      </w:r>
      <w:r w:rsidR="00E65A52">
        <w:t xml:space="preserve"> can notice that the amount of empty responses and</w:t>
      </w:r>
      <w:r>
        <w:t>/or</w:t>
      </w:r>
      <w:r w:rsidR="00E65A52">
        <w:t xml:space="preserve"> -99 are considerably high.</w:t>
      </w:r>
      <w:r w:rsidR="00EC4334">
        <w:t xml:space="preserve"> </w:t>
      </w:r>
      <w:r>
        <w:t>We</w:t>
      </w:r>
      <w:r w:rsidR="00EC4334">
        <w:t xml:space="preserve"> need to consistently assign missing values </w:t>
      </w:r>
      <w:r>
        <w:t xml:space="preserve">to empty responses and -99 </w:t>
      </w:r>
      <w:r w:rsidR="00EC4334">
        <w:t>in a way that R can read it.</w:t>
      </w:r>
      <w:r w:rsidR="00E65A52">
        <w:t xml:space="preserve"> </w:t>
      </w:r>
    </w:p>
    <w:p w14:paraId="74478EC2" w14:textId="41FC7CBF" w:rsidR="00FD40DF" w:rsidRDefault="00FD40DF" w:rsidP="00FD40DF">
      <w:pPr>
        <w:pStyle w:val="FirstParagraph"/>
        <w:numPr>
          <w:ilvl w:val="0"/>
          <w:numId w:val="12"/>
        </w:numPr>
      </w:pPr>
      <w:r>
        <w:t>Some</w:t>
      </w:r>
      <w:r w:rsidR="00EC4334">
        <w:t xml:space="preserve"> variables are not in the right format, for instance `favourite pet` as considering `numeric` instead of `categorical`.</w:t>
      </w:r>
      <w:r w:rsidR="00E65A52">
        <w:t xml:space="preserve"> Indeed, it might be worth to conv</w:t>
      </w:r>
      <w:r w:rsidR="00EC4334">
        <w:t>ert this variable</w:t>
      </w:r>
      <w:r w:rsidR="00E65A52">
        <w:t xml:space="preserve"> into a </w:t>
      </w:r>
      <w:r w:rsidR="00E65A52">
        <w:rPr>
          <w:rStyle w:val="VerbatimChar"/>
        </w:rPr>
        <w:t>dummy</w:t>
      </w:r>
      <w:r w:rsidR="00E65A52">
        <w:t xml:space="preserve"> </w:t>
      </w:r>
      <w:r w:rsidR="00EC4334">
        <w:t>one</w:t>
      </w:r>
      <w:r w:rsidR="00E65A52">
        <w:t xml:space="preserve">. </w:t>
      </w:r>
    </w:p>
    <w:p w14:paraId="09E62D7A" w14:textId="5AC660AC" w:rsidR="007A15DB" w:rsidRDefault="00E65A52" w:rsidP="00FD40DF">
      <w:pPr>
        <w:pStyle w:val="FirstParagraph"/>
      </w:pPr>
      <w:r>
        <w:t xml:space="preserve">It is therefore </w:t>
      </w:r>
      <w:r w:rsidR="00FD40DF">
        <w:t xml:space="preserve">necessary </w:t>
      </w:r>
      <w:r>
        <w:t>to wrangl</w:t>
      </w:r>
      <w:r w:rsidR="00FD40DF">
        <w:t>e</w:t>
      </w:r>
      <w:r>
        <w:t xml:space="preserve"> the data, and clean it a little bit!</w:t>
      </w:r>
      <w:r w:rsidR="00FD40DF">
        <w:t xml:space="preserve"> We will do this in the next section ‘Data cleaning’, which consists of three sub-sections.</w:t>
      </w:r>
    </w:p>
    <w:p w14:paraId="0AC49F5B" w14:textId="77777777" w:rsidR="00001067" w:rsidRDefault="00001067" w:rsidP="00557837">
      <w:pPr>
        <w:pStyle w:val="BodyText"/>
      </w:pPr>
    </w:p>
    <w:p w14:paraId="12B5D176" w14:textId="72C85728" w:rsidR="002B0DA0" w:rsidRDefault="00001067" w:rsidP="00557837">
      <w:pPr>
        <w:pStyle w:val="BodyText"/>
      </w:pPr>
      <w:r>
        <w:rPr>
          <w:noProof/>
        </w:rPr>
        <mc:AlternateContent>
          <mc:Choice Requires="wps">
            <w:drawing>
              <wp:anchor distT="0" distB="0" distL="114300" distR="114300" simplePos="0" relativeHeight="251664384" behindDoc="0" locked="0" layoutInCell="1" allowOverlap="1" wp14:anchorId="350D5F96" wp14:editId="6DFBFF5E">
                <wp:simplePos x="0" y="0"/>
                <wp:positionH relativeFrom="column">
                  <wp:posOffset>-9525</wp:posOffset>
                </wp:positionH>
                <wp:positionV relativeFrom="paragraph">
                  <wp:posOffset>202363</wp:posOffset>
                </wp:positionV>
                <wp:extent cx="6332707" cy="719847"/>
                <wp:effectExtent l="12700" t="12700" r="17780" b="17145"/>
                <wp:wrapNone/>
                <wp:docPr id="7" name="Text Box 7"/>
                <wp:cNvGraphicFramePr/>
                <a:graphic xmlns:a="http://schemas.openxmlformats.org/drawingml/2006/main">
                  <a:graphicData uri="http://schemas.microsoft.com/office/word/2010/wordprocessingShape">
                    <wps:wsp>
                      <wps:cNvSpPr txBox="1"/>
                      <wps:spPr>
                        <a:xfrm>
                          <a:off x="0" y="0"/>
                          <a:ext cx="6332707" cy="719847"/>
                        </a:xfrm>
                        <a:prstGeom prst="rect">
                          <a:avLst/>
                        </a:prstGeom>
                        <a:solidFill>
                          <a:schemeClr val="lt1"/>
                        </a:solidFill>
                        <a:ln w="25400">
                          <a:solidFill>
                            <a:prstClr val="black"/>
                          </a:solidFill>
                        </a:ln>
                      </wps:spPr>
                      <wps:txbx>
                        <w:txbxContent>
                          <w:p w14:paraId="52D5E53E" w14:textId="77777777" w:rsidR="00B46B2F" w:rsidRDefault="00B46B2F" w:rsidP="00001067">
                            <w:pPr>
                              <w:pStyle w:val="BodyText"/>
                              <w:rPr>
                                <w:rStyle w:val="Hyperlink"/>
                              </w:rPr>
                            </w:pPr>
                            <w:r>
                              <w:t xml:space="preserve">Do you want to learn more about how to know your data? Have a look at this tutorial: </w:t>
                            </w:r>
                            <w:hyperlink r:id="rId16" w:history="1">
                              <w:r>
                                <w:rPr>
                                  <w:rStyle w:val="Hyperlink"/>
                                </w:rPr>
                                <w:t>https://www.datacamp.com/community/blog/an-introduction-to-cleaning-data-in-r</w:t>
                              </w:r>
                            </w:hyperlink>
                          </w:p>
                          <w:p w14:paraId="5AFAA201" w14:textId="77777777" w:rsidR="00B46B2F" w:rsidRDefault="00B46B2F" w:rsidP="000010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50D5F96" id="Text Box 7" o:spid="_x0000_s1028" type="#_x0000_t202" style="position:absolute;margin-left:-.75pt;margin-top:15.95pt;width:498.65pt;height:56.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" fillcolor="white [3201]" strokeweight="2pt">
                <v:textbox>
                  <w:txbxContent>
                    <w:p w14:paraId="52D5E53E" w14:textId="77777777" w:rsidR="00B46B2F" w:rsidRDefault="00B46B2F" w:rsidP="00001067">
                      <w:pPr>
                        <w:pStyle w:val="BodyText"/>
                        <w:rPr>
                          <w:rStyle w:val="Hyperlink"/>
                        </w:rPr>
                      </w:pPr>
                      <w:r>
                        <w:t xml:space="preserve">Do you want to learn more about how to know your data? Have a look at this tutorial: </w:t>
                      </w:r>
                      <w:hyperlink r:id="rId17" w:history="1">
                        <w:r>
                          <w:rPr>
                            <w:rStyle w:val="Hyperlink"/>
                          </w:rPr>
                          <w:t>https://www.datacamp.com/community/blog/an-introduction-to-cleaning-data-in-r</w:t>
                        </w:r>
                      </w:hyperlink>
                    </w:p>
                    <w:p w14:paraId="5AFAA201" w14:textId="77777777" w:rsidR="00B46B2F" w:rsidRDefault="00B46B2F" w:rsidP="00001067"/>
                  </w:txbxContent>
                </v:textbox>
              </v:shape>
            </w:pict>
          </mc:Fallback>
        </mc:AlternateContent>
      </w:r>
    </w:p>
    <w:p w14:paraId="7FFD8231" w14:textId="227A2497" w:rsidR="00001067" w:rsidRDefault="00001067" w:rsidP="00557837">
      <w:pPr>
        <w:pStyle w:val="BodyText"/>
      </w:pPr>
    </w:p>
    <w:p w14:paraId="7083B227" w14:textId="75FF153F" w:rsidR="00001067" w:rsidRDefault="00001067" w:rsidP="00557837">
      <w:pPr>
        <w:pStyle w:val="BodyText"/>
      </w:pPr>
    </w:p>
    <w:p w14:paraId="1D10A578" w14:textId="3AACF603" w:rsidR="00001067" w:rsidRDefault="00001067" w:rsidP="00557837">
      <w:pPr>
        <w:pStyle w:val="BodyText"/>
      </w:pPr>
    </w:p>
    <w:p w14:paraId="553BD76E" w14:textId="73C47D29" w:rsidR="002B0DA0" w:rsidRDefault="002B0DA0" w:rsidP="00557837">
      <w:pPr>
        <w:pStyle w:val="BodyText"/>
        <w:rPr>
          <w:rStyle w:val="Hyperlink"/>
        </w:rPr>
      </w:pPr>
    </w:p>
    <w:p w14:paraId="540284CE" w14:textId="1FB39EE1" w:rsidR="002B0DA0" w:rsidRDefault="002B0DA0" w:rsidP="00557837">
      <w:pPr>
        <w:pStyle w:val="BodyText"/>
      </w:pPr>
    </w:p>
    <w:p w14:paraId="48E2DAF4" w14:textId="33BE1966" w:rsidR="00001067" w:rsidRDefault="00001067" w:rsidP="00557837">
      <w:pPr>
        <w:pStyle w:val="BodyText"/>
      </w:pPr>
    </w:p>
    <w:p w14:paraId="2F2B31D8" w14:textId="574C02C2" w:rsidR="00001067" w:rsidRDefault="00001067" w:rsidP="00557837">
      <w:pPr>
        <w:pStyle w:val="BodyText"/>
      </w:pPr>
    </w:p>
    <w:p w14:paraId="1A12BAB3" w14:textId="7DFB6F42" w:rsidR="00001067" w:rsidRDefault="00001067" w:rsidP="00557837">
      <w:pPr>
        <w:pStyle w:val="BodyText"/>
      </w:pPr>
    </w:p>
    <w:p w14:paraId="31E82E43" w14:textId="0518C059" w:rsidR="00001067" w:rsidRDefault="00001067" w:rsidP="00557837">
      <w:pPr>
        <w:pStyle w:val="BodyText"/>
      </w:pPr>
    </w:p>
    <w:p w14:paraId="2197B8BA" w14:textId="2D73766A" w:rsidR="00001067" w:rsidRDefault="00001067" w:rsidP="00557837">
      <w:pPr>
        <w:pStyle w:val="BodyText"/>
      </w:pPr>
    </w:p>
    <w:p w14:paraId="41928990" w14:textId="273499EC" w:rsidR="00001067" w:rsidRDefault="00001067" w:rsidP="00557837">
      <w:pPr>
        <w:pStyle w:val="BodyText"/>
      </w:pPr>
    </w:p>
    <w:p w14:paraId="2801ADB4" w14:textId="3860FEEF" w:rsidR="00001067" w:rsidRDefault="00001067" w:rsidP="00557837">
      <w:pPr>
        <w:pStyle w:val="BodyText"/>
      </w:pPr>
    </w:p>
    <w:p w14:paraId="7C20DBAE" w14:textId="3782C5E3" w:rsidR="00001067" w:rsidRDefault="00001067" w:rsidP="00557837">
      <w:pPr>
        <w:pStyle w:val="BodyText"/>
      </w:pPr>
    </w:p>
    <w:p w14:paraId="2EEE73F3" w14:textId="398FC4B2" w:rsidR="00001067" w:rsidRDefault="00001067" w:rsidP="00557837">
      <w:pPr>
        <w:pStyle w:val="BodyText"/>
      </w:pPr>
    </w:p>
    <w:p w14:paraId="5B79B867" w14:textId="77777777" w:rsidR="00001067" w:rsidRPr="00557837" w:rsidRDefault="00001067" w:rsidP="00557837">
      <w:pPr>
        <w:pStyle w:val="BodyText"/>
      </w:pPr>
    </w:p>
    <w:p w14:paraId="5E6B5D90" w14:textId="5B8D57E6" w:rsidR="007A15DB" w:rsidRDefault="00E65A52">
      <w:pPr>
        <w:pStyle w:val="Heading2"/>
      </w:pPr>
      <w:bookmarkStart w:id="8" w:name="data-cleaning"/>
      <w:r>
        <w:lastRenderedPageBreak/>
        <w:t>Data cleaning</w:t>
      </w:r>
      <w:bookmarkEnd w:id="8"/>
    </w:p>
    <w:p w14:paraId="5C172240" w14:textId="6DBC00A1" w:rsidR="007A15DB" w:rsidRDefault="00E65A52">
      <w:pPr>
        <w:pStyle w:val="BodyText"/>
      </w:pPr>
      <w:r w:rsidRPr="00187088">
        <w:rPr>
          <w:rFonts w:asciiTheme="majorHAnsi" w:hAnsiTheme="majorHAnsi" w:cstheme="majorHAnsi"/>
          <w:i/>
          <w:szCs w:val="22"/>
        </w:rPr>
        <w:t>N.B.</w:t>
      </w:r>
      <w:r w:rsidRPr="00187088">
        <w:rPr>
          <w:rFonts w:asciiTheme="majorHAnsi" w:hAnsiTheme="majorHAnsi" w:cstheme="majorHAnsi"/>
          <w:szCs w:val="22"/>
        </w:rPr>
        <w:t xml:space="preserve">: It is a good practice to always save the original dataset before starting to make further steps. </w:t>
      </w:r>
      <w:r w:rsidR="00752D6C" w:rsidRPr="00187088">
        <w:rPr>
          <w:rFonts w:asciiTheme="majorHAnsi" w:hAnsiTheme="majorHAnsi" w:cstheme="majorHAnsi"/>
          <w:szCs w:val="22"/>
        </w:rPr>
        <w:t xml:space="preserve">The </w:t>
      </w:r>
      <w:r w:rsidR="00001067">
        <w:rPr>
          <w:rFonts w:asciiTheme="majorHAnsi" w:hAnsiTheme="majorHAnsi" w:cstheme="majorHAnsi"/>
          <w:szCs w:val="22"/>
        </w:rPr>
        <w:t xml:space="preserve">old and </w:t>
      </w:r>
      <w:r w:rsidR="00752D6C" w:rsidRPr="00187088">
        <w:rPr>
          <w:rFonts w:asciiTheme="majorHAnsi" w:hAnsiTheme="majorHAnsi" w:cstheme="majorHAnsi"/>
          <w:szCs w:val="22"/>
        </w:rPr>
        <w:t>new dataset</w:t>
      </w:r>
      <w:r w:rsidR="00001067">
        <w:rPr>
          <w:rFonts w:asciiTheme="majorHAnsi" w:hAnsiTheme="majorHAnsi" w:cstheme="majorHAnsi"/>
          <w:szCs w:val="22"/>
        </w:rPr>
        <w:t>s</w:t>
      </w:r>
      <w:r w:rsidR="00752D6C" w:rsidRPr="00187088">
        <w:rPr>
          <w:rFonts w:asciiTheme="majorHAnsi" w:hAnsiTheme="majorHAnsi" w:cstheme="majorHAnsi"/>
          <w:szCs w:val="22"/>
        </w:rPr>
        <w:t xml:space="preserve"> </w:t>
      </w:r>
      <w:r w:rsidR="00001067">
        <w:rPr>
          <w:rFonts w:asciiTheme="majorHAnsi" w:hAnsiTheme="majorHAnsi" w:cstheme="majorHAnsi"/>
          <w:szCs w:val="22"/>
        </w:rPr>
        <w:t>are</w:t>
      </w:r>
      <w:r w:rsidR="00752D6C" w:rsidRPr="00187088">
        <w:rPr>
          <w:rFonts w:asciiTheme="majorHAnsi" w:hAnsiTheme="majorHAnsi" w:cstheme="majorHAnsi"/>
          <w:szCs w:val="22"/>
        </w:rPr>
        <w:t xml:space="preserve"> saved at the ‘Global Environment view’. </w:t>
      </w:r>
      <w:r w:rsidRPr="00187088">
        <w:rPr>
          <w:rFonts w:asciiTheme="majorHAnsi" w:hAnsiTheme="majorHAnsi" w:cstheme="majorHAnsi"/>
          <w:szCs w:val="22"/>
        </w:rPr>
        <w:t>Please type the following</w:t>
      </w:r>
      <w:r>
        <w:t>:</w:t>
      </w:r>
    </w:p>
    <w:p w14:paraId="2DEB0181" w14:textId="77777777" w:rsidR="00752D6C" w:rsidRDefault="00752D6C" w:rsidP="00752D6C">
      <w:pPr>
        <w:pStyle w:val="SourceCode"/>
      </w:pPr>
      <w:r>
        <w:rPr>
          <w:rStyle w:val="NormalTok"/>
        </w:rPr>
        <w:t>mydat_original &lt;-</w:t>
      </w:r>
      <w:r>
        <w:rPr>
          <w:rStyle w:val="StringTok"/>
        </w:rPr>
        <w:t xml:space="preserve"> </w:t>
      </w:r>
      <w:r>
        <w:rPr>
          <w:rStyle w:val="NormalTok"/>
        </w:rPr>
        <w:t>mydat</w:t>
      </w:r>
    </w:p>
    <w:p w14:paraId="2B247F26" w14:textId="3C5849DA" w:rsidR="00752D6C" w:rsidRDefault="00752D6C" w:rsidP="00752D6C">
      <w:pPr>
        <w:pStyle w:val="BodyText"/>
        <w:jc w:val="center"/>
      </w:pPr>
      <w:r>
        <w:rPr>
          <w:noProof/>
        </w:rPr>
        <w:drawing>
          <wp:inline distT="0" distB="0" distL="0" distR="0" wp14:anchorId="2215F5F5" wp14:editId="0C120177">
            <wp:extent cx="5300662" cy="220747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662" cy="2207477"/>
                    </a:xfrm>
                    <a:prstGeom prst="rect">
                      <a:avLst/>
                    </a:prstGeom>
                  </pic:spPr>
                </pic:pic>
              </a:graphicData>
            </a:graphic>
          </wp:inline>
        </w:drawing>
      </w:r>
    </w:p>
    <w:p w14:paraId="6804844E" w14:textId="77777777" w:rsidR="00752D6C" w:rsidRDefault="00752D6C">
      <w:pPr>
        <w:pStyle w:val="BodyText"/>
      </w:pPr>
    </w:p>
    <w:p w14:paraId="0C150B6C" w14:textId="3153A0FD" w:rsidR="007A15DB" w:rsidRDefault="00E65A52">
      <w:pPr>
        <w:pStyle w:val="Heading3"/>
      </w:pPr>
      <w:bookmarkStart w:id="9" w:name="change-column-names"/>
      <w:r>
        <w:t>Change column names</w:t>
      </w:r>
      <w:bookmarkEnd w:id="9"/>
    </w:p>
    <w:p w14:paraId="1E63D9EC" w14:textId="77777777" w:rsidR="007A15DB" w:rsidRDefault="00E65A52">
      <w:pPr>
        <w:pStyle w:val="FirstParagraph"/>
      </w:pPr>
      <w:r>
        <w:t>Firstly, di</w:t>
      </w:r>
      <w:r w:rsidR="00EC4334">
        <w:t>s</w:t>
      </w:r>
      <w:r>
        <w:t xml:space="preserve">play the column names with </w:t>
      </w:r>
      <w:r>
        <w:rPr>
          <w:rStyle w:val="VerbatimChar"/>
        </w:rPr>
        <w:t>names()</w:t>
      </w:r>
      <w:r>
        <w:t xml:space="preserve"> function:</w:t>
      </w:r>
    </w:p>
    <w:p w14:paraId="77ABE23C" w14:textId="77777777" w:rsidR="007A15DB" w:rsidRDefault="00E65A52">
      <w:pPr>
        <w:pStyle w:val="SourceCode"/>
      </w:pPr>
      <w:r>
        <w:rPr>
          <w:rStyle w:val="KeywordTok"/>
        </w:rPr>
        <w:t>names</w:t>
      </w:r>
      <w:r>
        <w:rPr>
          <w:rStyle w:val="NormalTok"/>
        </w:rPr>
        <w:t>(mydat)</w:t>
      </w:r>
    </w:p>
    <w:p w14:paraId="18131E25" w14:textId="77777777" w:rsidR="007A15DB" w:rsidRDefault="00E65A52">
      <w:pPr>
        <w:pStyle w:val="SourceCode"/>
      </w:pPr>
      <w:r>
        <w:rPr>
          <w:rStyle w:val="VerbatimChar"/>
        </w:rPr>
        <w:t xml:space="preserve">## [1] "group"                                                                      </w:t>
      </w:r>
      <w:r>
        <w:br/>
      </w:r>
      <w:r>
        <w:rPr>
          <w:rStyle w:val="VerbatimChar"/>
        </w:rPr>
        <w:t xml:space="preserve">## [2] "tutor"                                                                      </w:t>
      </w:r>
      <w:r>
        <w:br/>
      </w:r>
      <w:r>
        <w:rPr>
          <w:rStyle w:val="VerbatimChar"/>
        </w:rPr>
        <w:t xml:space="preserve">## [3] "year"                                                                       </w:t>
      </w:r>
      <w:r>
        <w:br/>
      </w:r>
      <w:r>
        <w:rPr>
          <w:rStyle w:val="VerbatimChar"/>
        </w:rPr>
        <w:t xml:space="preserve">## [4] "age"                                                                        </w:t>
      </w:r>
      <w:r>
        <w:br/>
      </w:r>
      <w:r>
        <w:rPr>
          <w:rStyle w:val="VerbatimChar"/>
        </w:rPr>
        <w:t xml:space="preserve">## [5] "length"                                                                     </w:t>
      </w:r>
      <w:r>
        <w:br/>
      </w:r>
      <w:r>
        <w:rPr>
          <w:rStyle w:val="VerbatimChar"/>
        </w:rPr>
        <w:t xml:space="preserve">## [6] "favourite pet: cat(= 1) or dog (=2)"                                        </w:t>
      </w:r>
      <w:r>
        <w:br/>
      </w:r>
      <w:r>
        <w:rPr>
          <w:rStyle w:val="VerbatimChar"/>
        </w:rPr>
        <w:t xml:space="preserve">## [7] "do you like game of Thrones: 1(not at all)-10(best thing in the world)"     </w:t>
      </w:r>
      <w:r>
        <w:br/>
      </w:r>
      <w:r>
        <w:rPr>
          <w:rStyle w:val="VerbatimChar"/>
        </w:rPr>
        <w:t>## [8] "do you like Lord of the Rings: 1(not at all) - 10 (best thing in the world)"</w:t>
      </w:r>
    </w:p>
    <w:p w14:paraId="30783F25" w14:textId="2AFF328F" w:rsidR="007A15DB" w:rsidRDefault="00E65A52">
      <w:pPr>
        <w:pStyle w:val="FirstParagraph"/>
      </w:pPr>
      <w:r>
        <w:t xml:space="preserve">Last three columns are inconveniently named. Using </w:t>
      </w:r>
      <w:r>
        <w:rPr>
          <w:rStyle w:val="VerbatimChar"/>
        </w:rPr>
        <w:t>names()</w:t>
      </w:r>
      <w:r>
        <w:t xml:space="preserve"> with </w:t>
      </w:r>
      <w:r w:rsidR="008D7DAF">
        <w:t xml:space="preserve">indicating the </w:t>
      </w:r>
      <w:r>
        <w:t>specific position will change the name of these columns. Be sure to select properly the elements of the vector.</w:t>
      </w:r>
    </w:p>
    <w:p w14:paraId="101B2FC8" w14:textId="77777777" w:rsidR="007A15DB" w:rsidRDefault="00EC4334">
      <w:pPr>
        <w:pStyle w:val="BodyText"/>
      </w:pPr>
      <w:r>
        <w:t>For instance, r</w:t>
      </w:r>
      <w:r w:rsidR="00E65A52">
        <w:t xml:space="preserve">ename </w:t>
      </w:r>
      <w:r>
        <w:t>column 6</w:t>
      </w:r>
      <w:r w:rsidR="00E65A52">
        <w:t xml:space="preserve"> to </w:t>
      </w:r>
      <w:r w:rsidR="00E65A52">
        <w:rPr>
          <w:rStyle w:val="VerbatimChar"/>
        </w:rPr>
        <w:t>favPet</w:t>
      </w:r>
      <w:r w:rsidR="00E65A52">
        <w:t xml:space="preserve">. </w:t>
      </w:r>
      <w:r>
        <w:t>T</w:t>
      </w:r>
      <w:r w:rsidR="00E65A52">
        <w:t>he command will be as following:</w:t>
      </w:r>
    </w:p>
    <w:p w14:paraId="7E04CE1D" w14:textId="77777777" w:rsidR="007A15DB" w:rsidRDefault="00E65A52">
      <w:pPr>
        <w:pStyle w:val="SourceCode"/>
      </w:pPr>
      <w:r>
        <w:rPr>
          <w:rStyle w:val="CommentTok"/>
        </w:rPr>
        <w:t># change the name col 6</w:t>
      </w:r>
      <w:r>
        <w:br/>
      </w:r>
      <w:r>
        <w:rPr>
          <w:rStyle w:val="KeywordTok"/>
        </w:rPr>
        <w:t>names</w:t>
      </w:r>
      <w:r>
        <w:rPr>
          <w:rStyle w:val="NormalTok"/>
        </w:rPr>
        <w:t>(mydat)[</w:t>
      </w:r>
      <w:r>
        <w:rPr>
          <w:rStyle w:val="DecValTok"/>
        </w:rPr>
        <w:t>6</w:t>
      </w:r>
      <w:r>
        <w:rPr>
          <w:rStyle w:val="NormalTok"/>
        </w:rPr>
        <w:t>] &lt;-</w:t>
      </w:r>
      <w:r>
        <w:rPr>
          <w:rStyle w:val="StringTok"/>
        </w:rPr>
        <w:t xml:space="preserve"> "favPet"</w:t>
      </w:r>
    </w:p>
    <w:p w14:paraId="19643329" w14:textId="77777777" w:rsidR="007A15DB" w:rsidRDefault="00E65A52">
      <w:pPr>
        <w:pStyle w:val="FirstParagraph"/>
      </w:pPr>
      <w:r>
        <w:t xml:space="preserve">Do you want to change the name of more than one column at the same time? Use the following command to replace the last two column names to </w:t>
      </w:r>
      <w:r>
        <w:rPr>
          <w:rStyle w:val="VerbatimChar"/>
        </w:rPr>
        <w:t>GoT</w:t>
      </w:r>
      <w:r>
        <w:t xml:space="preserve"> and </w:t>
      </w:r>
      <w:r>
        <w:rPr>
          <w:rStyle w:val="VerbatimChar"/>
        </w:rPr>
        <w:t>LotR</w:t>
      </w:r>
      <w:r>
        <w:t>, respectively.</w:t>
      </w:r>
    </w:p>
    <w:p w14:paraId="340B72DA" w14:textId="77777777" w:rsidR="007A15DB" w:rsidRDefault="00E65A52">
      <w:pPr>
        <w:pStyle w:val="SourceCode"/>
      </w:pPr>
      <w:r>
        <w:rPr>
          <w:rStyle w:val="KeywordTok"/>
        </w:rPr>
        <w:t>names</w:t>
      </w:r>
      <w:r>
        <w:rPr>
          <w:rStyle w:val="NormalTok"/>
        </w:rPr>
        <w:t>(mydat)[</w:t>
      </w:r>
      <w:r>
        <w:rPr>
          <w:rStyle w:val="DecValTok"/>
        </w:rPr>
        <w:t>7</w:t>
      </w:r>
      <w:r>
        <w:rPr>
          <w:rStyle w:val="OperatorTok"/>
        </w:rPr>
        <w:t>:</w:t>
      </w:r>
      <w:r>
        <w:rPr>
          <w:rStyle w:val="DecValTok"/>
        </w:rPr>
        <w:t>8</w:t>
      </w:r>
      <w:r>
        <w:rPr>
          <w:rStyle w:val="NormalTok"/>
        </w:rPr>
        <w:t>] &lt;-</w:t>
      </w:r>
      <w:r>
        <w:rPr>
          <w:rStyle w:val="StringTok"/>
        </w:rPr>
        <w:t xml:space="preserve"> </w:t>
      </w:r>
      <w:r>
        <w:rPr>
          <w:rStyle w:val="KeywordTok"/>
        </w:rPr>
        <w:t>c</w:t>
      </w:r>
      <w:r>
        <w:rPr>
          <w:rStyle w:val="NormalTok"/>
        </w:rPr>
        <w:t>(</w:t>
      </w:r>
      <w:r>
        <w:rPr>
          <w:rStyle w:val="StringTok"/>
        </w:rPr>
        <w:t>'GoT'</w:t>
      </w:r>
      <w:r>
        <w:rPr>
          <w:rStyle w:val="NormalTok"/>
        </w:rPr>
        <w:t>,</w:t>
      </w:r>
      <w:r>
        <w:rPr>
          <w:rStyle w:val="StringTok"/>
        </w:rPr>
        <w:t>'LotR'</w:t>
      </w:r>
      <w:r>
        <w:rPr>
          <w:rStyle w:val="NormalTok"/>
        </w:rPr>
        <w:t>)</w:t>
      </w:r>
    </w:p>
    <w:p w14:paraId="3641EF8F" w14:textId="1B435911" w:rsidR="007A15DB" w:rsidRDefault="00E65A52">
      <w:pPr>
        <w:pStyle w:val="Heading4"/>
      </w:pPr>
      <w:bookmarkStart w:id="10" w:name="X6c70820e0eb1f7ac370e83af059ccdf1537e9a3"/>
      <w:r>
        <w:lastRenderedPageBreak/>
        <w:t>Exercise 1: Check/listlist the variable names in our data set. Have the variable names of column 6 through 8 been successfully changed?</w:t>
      </w:r>
      <w:bookmarkEnd w:id="10"/>
    </w:p>
    <w:p w14:paraId="1A901D0A" w14:textId="77777777" w:rsidR="007A15DB" w:rsidRDefault="00E65A52">
      <w:pPr>
        <w:pStyle w:val="SourceCode"/>
      </w:pPr>
      <w:r>
        <w:rPr>
          <w:rStyle w:val="KeywordTok"/>
        </w:rPr>
        <w:t>names</w:t>
      </w:r>
      <w:r>
        <w:rPr>
          <w:rStyle w:val="NormalTok"/>
        </w:rPr>
        <w:t xml:space="preserve">(mydat) </w:t>
      </w:r>
      <w:r>
        <w:rPr>
          <w:rStyle w:val="CommentTok"/>
        </w:rPr>
        <w:t># yes</w:t>
      </w:r>
    </w:p>
    <w:p w14:paraId="25B6C52D" w14:textId="77777777" w:rsidR="007A15DB" w:rsidRDefault="00E65A52">
      <w:pPr>
        <w:pStyle w:val="SourceCode"/>
      </w:pPr>
      <w:r>
        <w:rPr>
          <w:rStyle w:val="VerbatimChar"/>
        </w:rPr>
        <w:t>## [1] "group"  "tutor"  "year"   "age"    "length" "favPet" "GoT"    "LotR"</w:t>
      </w:r>
    </w:p>
    <w:p w14:paraId="25423D04" w14:textId="77777777" w:rsidR="00001067" w:rsidRDefault="00001067">
      <w:pPr>
        <w:pStyle w:val="Heading3"/>
      </w:pPr>
      <w:bookmarkStart w:id="11" w:name="missing-data"/>
    </w:p>
    <w:p w14:paraId="154F0681" w14:textId="77777777" w:rsidR="00001067" w:rsidRDefault="00001067">
      <w:pPr>
        <w:pStyle w:val="Heading3"/>
      </w:pPr>
    </w:p>
    <w:p w14:paraId="6FB72031" w14:textId="792B830A" w:rsidR="007A15DB" w:rsidRDefault="00E65A52">
      <w:pPr>
        <w:pStyle w:val="Heading3"/>
      </w:pPr>
      <w:r>
        <w:t>Missing data</w:t>
      </w:r>
      <w:bookmarkEnd w:id="11"/>
    </w:p>
    <w:p w14:paraId="5F5AF7A0" w14:textId="04E40D9B" w:rsidR="007A15DB" w:rsidRDefault="00E65A52">
      <w:pPr>
        <w:pStyle w:val="FirstParagraph"/>
      </w:pPr>
      <w:r>
        <w:t>Dataframes</w:t>
      </w:r>
      <w:r w:rsidR="00F255C0">
        <w:t>/ datasets</w:t>
      </w:r>
      <w:r>
        <w:t xml:space="preserve"> are not always complete. Consequently, we have to deal with missing values. You have to identify values as missing if your dataframe isn’t complete because you do not want them to be included in your analysis. In the current dataframe (mydat), missings have been coded as -99 (which is usually the code given to a “missing value”). In R, we need to convert all these records to NA.</w:t>
      </w:r>
    </w:p>
    <w:p w14:paraId="3FDAB0D5" w14:textId="77777777" w:rsidR="007A15DB" w:rsidRPr="00FD67DD" w:rsidRDefault="00E65A52">
      <w:pPr>
        <w:pStyle w:val="SourceCode"/>
        <w:rPr>
          <w:lang w:val="nl-NL"/>
        </w:rPr>
      </w:pPr>
      <w:r w:rsidRPr="00FD67DD">
        <w:rPr>
          <w:rStyle w:val="NormalTok"/>
          <w:lang w:val="nl-NL"/>
        </w:rPr>
        <w:t>mydat</w:t>
      </w:r>
      <w:r w:rsidRPr="00FD67DD">
        <w:rPr>
          <w:rStyle w:val="OperatorTok"/>
          <w:lang w:val="nl-NL"/>
        </w:rPr>
        <w:t>$</w:t>
      </w:r>
      <w:r w:rsidRPr="00FD67DD">
        <w:rPr>
          <w:rStyle w:val="NormalTok"/>
          <w:lang w:val="nl-NL"/>
        </w:rPr>
        <w:t>GoT[mydat</w:t>
      </w:r>
      <w:r w:rsidRPr="00FD67DD">
        <w:rPr>
          <w:rStyle w:val="OperatorTok"/>
          <w:lang w:val="nl-NL"/>
        </w:rPr>
        <w:t>$</w:t>
      </w:r>
      <w:r w:rsidRPr="00FD67DD">
        <w:rPr>
          <w:rStyle w:val="NormalTok"/>
          <w:lang w:val="nl-NL"/>
        </w:rPr>
        <w:t xml:space="preserve">GoT </w:t>
      </w:r>
      <w:r w:rsidRPr="00FD67DD">
        <w:rPr>
          <w:rStyle w:val="OperatorTok"/>
          <w:lang w:val="nl-NL"/>
        </w:rPr>
        <w:t>==</w:t>
      </w:r>
      <w:r w:rsidRPr="00FD67DD">
        <w:rPr>
          <w:rStyle w:val="StringTok"/>
          <w:lang w:val="nl-NL"/>
        </w:rPr>
        <w:t xml:space="preserve"> </w:t>
      </w:r>
      <w:r w:rsidRPr="00FD67DD">
        <w:rPr>
          <w:rStyle w:val="DecValTok"/>
          <w:lang w:val="nl-NL"/>
        </w:rPr>
        <w:t>-99</w:t>
      </w:r>
      <w:r w:rsidRPr="00FD67DD">
        <w:rPr>
          <w:rStyle w:val="NormalTok"/>
          <w:lang w:val="nl-NL"/>
        </w:rPr>
        <w:t>] &lt;-</w:t>
      </w:r>
      <w:r w:rsidRPr="00FD67DD">
        <w:rPr>
          <w:rStyle w:val="StringTok"/>
          <w:lang w:val="nl-NL"/>
        </w:rPr>
        <w:t xml:space="preserve"> </w:t>
      </w:r>
      <w:r w:rsidRPr="00FD67DD">
        <w:rPr>
          <w:rStyle w:val="OtherTok"/>
          <w:lang w:val="nl-NL"/>
        </w:rPr>
        <w:t>NA</w:t>
      </w:r>
      <w:r w:rsidRPr="00FD67DD">
        <w:rPr>
          <w:lang w:val="nl-NL"/>
        </w:rPr>
        <w:br/>
      </w:r>
      <w:r w:rsidRPr="00FD67DD">
        <w:rPr>
          <w:rStyle w:val="NormalTok"/>
          <w:lang w:val="nl-NL"/>
        </w:rPr>
        <w:t>mydat</w:t>
      </w:r>
      <w:r w:rsidRPr="00FD67DD">
        <w:rPr>
          <w:rStyle w:val="OperatorTok"/>
          <w:lang w:val="nl-NL"/>
        </w:rPr>
        <w:t>$</w:t>
      </w:r>
      <w:r w:rsidRPr="00FD67DD">
        <w:rPr>
          <w:rStyle w:val="NormalTok"/>
          <w:lang w:val="nl-NL"/>
        </w:rPr>
        <w:t>LotR[mydat</w:t>
      </w:r>
      <w:r w:rsidRPr="00FD67DD">
        <w:rPr>
          <w:rStyle w:val="OperatorTok"/>
          <w:lang w:val="nl-NL"/>
        </w:rPr>
        <w:t>$</w:t>
      </w:r>
      <w:r w:rsidRPr="00FD67DD">
        <w:rPr>
          <w:rStyle w:val="NormalTok"/>
          <w:lang w:val="nl-NL"/>
        </w:rPr>
        <w:t xml:space="preserve">LotR </w:t>
      </w:r>
      <w:r w:rsidRPr="00FD67DD">
        <w:rPr>
          <w:rStyle w:val="OperatorTok"/>
          <w:lang w:val="nl-NL"/>
        </w:rPr>
        <w:t>==</w:t>
      </w:r>
      <w:r w:rsidRPr="00FD67DD">
        <w:rPr>
          <w:rStyle w:val="StringTok"/>
          <w:lang w:val="nl-NL"/>
        </w:rPr>
        <w:t xml:space="preserve"> </w:t>
      </w:r>
      <w:r w:rsidRPr="00FD67DD">
        <w:rPr>
          <w:rStyle w:val="DecValTok"/>
          <w:lang w:val="nl-NL"/>
        </w:rPr>
        <w:t>-99</w:t>
      </w:r>
      <w:r w:rsidRPr="00FD67DD">
        <w:rPr>
          <w:rStyle w:val="NormalTok"/>
          <w:lang w:val="nl-NL"/>
        </w:rPr>
        <w:t>] &lt;-</w:t>
      </w:r>
      <w:r w:rsidRPr="00FD67DD">
        <w:rPr>
          <w:rStyle w:val="StringTok"/>
          <w:lang w:val="nl-NL"/>
        </w:rPr>
        <w:t xml:space="preserve"> </w:t>
      </w:r>
      <w:r w:rsidRPr="00FD67DD">
        <w:rPr>
          <w:rStyle w:val="OtherTok"/>
          <w:lang w:val="nl-NL"/>
        </w:rPr>
        <w:t>NA</w:t>
      </w:r>
    </w:p>
    <w:p w14:paraId="43BEB0F2" w14:textId="77777777" w:rsidR="007A15DB" w:rsidRDefault="00E65A52">
      <w:pPr>
        <w:pStyle w:val="FirstParagraph"/>
      </w:pPr>
      <w:r>
        <w:t>Check one of the variable if it represents a missing value</w:t>
      </w:r>
    </w:p>
    <w:p w14:paraId="05971E64" w14:textId="77777777" w:rsidR="007A15DB" w:rsidRDefault="00E65A52">
      <w:pPr>
        <w:pStyle w:val="SourceCode"/>
      </w:pPr>
      <w:r>
        <w:rPr>
          <w:rStyle w:val="KeywordTok"/>
        </w:rPr>
        <w:t>is.na</w:t>
      </w:r>
      <w:r>
        <w:rPr>
          <w:rStyle w:val="NormalTok"/>
        </w:rPr>
        <w:t>(mydat</w:t>
      </w:r>
      <w:r>
        <w:rPr>
          <w:rStyle w:val="OperatorTok"/>
        </w:rPr>
        <w:t>$</w:t>
      </w:r>
      <w:r>
        <w:rPr>
          <w:rStyle w:val="NormalTok"/>
        </w:rPr>
        <w:t>GoT)</w:t>
      </w:r>
    </w:p>
    <w:p w14:paraId="11759A14" w14:textId="77777777" w:rsidR="007A15DB" w:rsidRDefault="00E65A52">
      <w:pPr>
        <w:pStyle w:val="SourceCode"/>
      </w:pPr>
      <w:r>
        <w:rPr>
          <w:rStyle w:val="VerbatimChar"/>
        </w:rPr>
        <w:t>##  [1]  TRUE FALSE  TRUE  TRUE FALSE FALSE  TRUE  TRUE  TRUE FALSE  TRUE FALSE</w:t>
      </w:r>
      <w:r>
        <w:br/>
      </w:r>
      <w:r>
        <w:rPr>
          <w:rStyle w:val="VerbatimChar"/>
        </w:rPr>
        <w:t>## [13] FALSE FALSE FALSE  TRUE  TRUE FALSE FALSE FALSE  TRUE FALSE  TRUE  TRUE</w:t>
      </w:r>
      <w:r>
        <w:br/>
      </w:r>
      <w:r>
        <w:rPr>
          <w:rStyle w:val="VerbatimChar"/>
        </w:rPr>
        <w:t>## [25]  TRUE  TRUE  TRUE  TRUE FALSE  TRUE FALSE  TRUE FALSE FALSE  TRUE FALSE</w:t>
      </w:r>
      <w:r>
        <w:br/>
      </w:r>
      <w:r>
        <w:rPr>
          <w:rStyle w:val="VerbatimChar"/>
        </w:rPr>
        <w:t>## [37]  TRUE FALSE  TRUE  TRUE FALSE  TRUE FALSE  TRUE FALSE FALSE  TRUE  TRUE</w:t>
      </w:r>
      <w:r>
        <w:br/>
      </w:r>
      <w:r>
        <w:rPr>
          <w:rStyle w:val="VerbatimChar"/>
        </w:rPr>
        <w:t>## [49] FALSE  TRUE FALSE FALSE FALSE FALSE  TRUE  TRUE FALSE  TRUE FALSE FALSE</w:t>
      </w:r>
      <w:r>
        <w:br/>
      </w:r>
      <w:r>
        <w:rPr>
          <w:rStyle w:val="VerbatimChar"/>
        </w:rPr>
        <w:t>## [61]  TRUE  TRUE FALSE FALSE  TRUE FALSE FALSE FALSE  TRUE  TRUE  TRUE  TRUE</w:t>
      </w:r>
      <w:r>
        <w:br/>
      </w:r>
      <w:r>
        <w:rPr>
          <w:rStyle w:val="VerbatimChar"/>
        </w:rPr>
        <w:t>## [73]  TRUE  TRUE</w:t>
      </w:r>
    </w:p>
    <w:p w14:paraId="67A4AA22" w14:textId="77777777" w:rsidR="007A15DB" w:rsidRDefault="00E65A52">
      <w:pPr>
        <w:pStyle w:val="FirstParagraph"/>
      </w:pPr>
      <w:r>
        <w:t>Check again, first 6 rows of the data set</w:t>
      </w:r>
    </w:p>
    <w:p w14:paraId="331FD563" w14:textId="77777777" w:rsidR="007A15DB" w:rsidRDefault="00E65A52">
      <w:pPr>
        <w:pStyle w:val="SourceCode"/>
      </w:pPr>
      <w:r>
        <w:rPr>
          <w:rStyle w:val="KeywordTok"/>
        </w:rPr>
        <w:t>head</w:t>
      </w:r>
      <w:r>
        <w:rPr>
          <w:rStyle w:val="NormalTok"/>
        </w:rPr>
        <w:t>(mydat,</w:t>
      </w:r>
      <w:r>
        <w:rPr>
          <w:rStyle w:val="DecValTok"/>
        </w:rPr>
        <w:t>6</w:t>
      </w:r>
      <w:r>
        <w:rPr>
          <w:rStyle w:val="NormalTok"/>
        </w:rPr>
        <w:t>)</w:t>
      </w:r>
    </w:p>
    <w:p w14:paraId="6749F42E" w14:textId="77777777" w:rsidR="007A15DB" w:rsidRDefault="00E65A52">
      <w:pPr>
        <w:pStyle w:val="SourceCode"/>
      </w:pPr>
      <w:r>
        <w:rPr>
          <w:rStyle w:val="VerbatimChar"/>
        </w:rPr>
        <w:t>## # A tibble: 6 x 8</w:t>
      </w:r>
      <w:r>
        <w:br/>
      </w:r>
      <w:r>
        <w:rPr>
          <w:rStyle w:val="VerbatimChar"/>
        </w:rPr>
        <w:t>##   group tutor    year   age length favPet   GoT  LotR</w:t>
      </w:r>
      <w:r>
        <w:br/>
      </w:r>
      <w:r>
        <w:rPr>
          <w:rStyle w:val="VerbatimChar"/>
        </w:rPr>
        <w:t>##   &lt;dbl&gt; &lt;chr&gt;   &lt;dbl&gt; &lt;dbl&gt;  &lt;dbl&gt;  &lt;dbl&gt; &lt;dbl&gt; &lt;dbl&gt;</w:t>
      </w:r>
      <w:r>
        <w:br/>
      </w:r>
      <w:r>
        <w:rPr>
          <w:rStyle w:val="VerbatimChar"/>
        </w:rPr>
        <w:t>## 1     1 unknown  2019    19    171      2    NA     6</w:t>
      </w:r>
      <w:r>
        <w:br/>
      </w:r>
      <w:r>
        <w:rPr>
          <w:rStyle w:val="VerbatimChar"/>
        </w:rPr>
        <w:t>## 2     1 unknown  2019    23    173      2     8     7</w:t>
      </w:r>
      <w:r>
        <w:br/>
      </w:r>
      <w:r>
        <w:rPr>
          <w:rStyle w:val="VerbatimChar"/>
        </w:rPr>
        <w:t>## 3     1 unknown  2019    24    165      2    NA     1</w:t>
      </w:r>
      <w:r>
        <w:br/>
      </w:r>
      <w:r>
        <w:rPr>
          <w:rStyle w:val="VerbatimChar"/>
        </w:rPr>
        <w:t>## 4     2 unknown  2019    18    170      2    NA    NA</w:t>
      </w:r>
      <w:r>
        <w:br/>
      </w:r>
      <w:r>
        <w:rPr>
          <w:rStyle w:val="VerbatimChar"/>
        </w:rPr>
        <w:t>## 5     2 unknown  2019    20    160      2     7    NA</w:t>
      </w:r>
      <w:r>
        <w:br/>
      </w:r>
      <w:r>
        <w:rPr>
          <w:rStyle w:val="VerbatimChar"/>
        </w:rPr>
        <w:t>## 6     2 unknown  2019    26    170      2     8     7</w:t>
      </w:r>
    </w:p>
    <w:p w14:paraId="1B2971EA" w14:textId="43390728" w:rsidR="007A15DB" w:rsidRDefault="00E65A52">
      <w:pPr>
        <w:pStyle w:val="FirstParagraph"/>
      </w:pPr>
      <w:r>
        <w:lastRenderedPageBreak/>
        <w:t xml:space="preserve">It looks like </w:t>
      </w:r>
      <w:r w:rsidR="00A24B3F">
        <w:t xml:space="preserve">we still have missing </w:t>
      </w:r>
      <w:r>
        <w:t xml:space="preserve">values within </w:t>
      </w:r>
      <w:r w:rsidR="00001067">
        <w:t xml:space="preserve">the variables </w:t>
      </w:r>
      <w:r w:rsidR="00A24B3F">
        <w:t>age</w:t>
      </w:r>
      <w:r w:rsidR="00001067">
        <w:t xml:space="preserve">, </w:t>
      </w:r>
      <w:r w:rsidR="00A24B3F">
        <w:t>length</w:t>
      </w:r>
      <w:r>
        <w:t xml:space="preserve"> </w:t>
      </w:r>
      <w:r w:rsidR="00001067">
        <w:t>and favPet</w:t>
      </w:r>
      <w:r>
        <w:t>.</w:t>
      </w:r>
      <w:r w:rsidR="00A24B3F">
        <w:t xml:space="preserve"> T</w:t>
      </w:r>
      <w:r>
        <w:t>hey still have to be identified as such</w:t>
      </w:r>
      <w:r w:rsidR="00A24B3F">
        <w:t>, let’s do that right now!</w:t>
      </w:r>
    </w:p>
    <w:p w14:paraId="319A9AE3" w14:textId="4850C2D8" w:rsidR="00F255C0" w:rsidRDefault="00F255C0" w:rsidP="00F255C0">
      <w:pPr>
        <w:pStyle w:val="BodyText"/>
      </w:pPr>
    </w:p>
    <w:p w14:paraId="2003D263" w14:textId="0B46590B" w:rsidR="007A15DB" w:rsidRDefault="00E65A52">
      <w:pPr>
        <w:pStyle w:val="Heading4"/>
      </w:pPr>
      <w:bookmarkStart w:id="12" w:name="X288bc1b8e7d599ecbfd17e2ed771cfccaef4ec6"/>
      <w:r>
        <w:t xml:space="preserve">Exercise 2: </w:t>
      </w:r>
      <w:r w:rsidR="00F255C0">
        <w:t xml:space="preserve">The following variables also contain missing data (-99): age, length and favPet. </w:t>
      </w:r>
      <w:r>
        <w:t xml:space="preserve">Could you convert all these records into </w:t>
      </w:r>
      <w:r>
        <w:rPr>
          <w:rStyle w:val="VerbatimChar"/>
        </w:rPr>
        <w:t>NA</w:t>
      </w:r>
      <w:r>
        <w:t>?</w:t>
      </w:r>
      <w:bookmarkEnd w:id="12"/>
    </w:p>
    <w:p w14:paraId="4DAAD22B" w14:textId="745403B6" w:rsidR="007A15DB" w:rsidRDefault="00E65A52">
      <w:pPr>
        <w:pStyle w:val="FirstParagraph"/>
        <w:rPr>
          <w:rStyle w:val="VerbatimChar"/>
        </w:rPr>
      </w:pPr>
      <w:r>
        <w:rPr>
          <w:i/>
        </w:rPr>
        <w:t>Intructions</w:t>
      </w:r>
      <w:r>
        <w:t xml:space="preserve">: </w:t>
      </w:r>
      <w:r>
        <w:rPr>
          <w:rStyle w:val="VerbatimChar"/>
        </w:rPr>
        <w:t>[mydat</w:t>
      </w:r>
      <w:r w:rsidR="00A24B3F">
        <w:rPr>
          <w:rStyle w:val="VerbatimChar"/>
        </w:rPr>
        <w:t>$variable</w:t>
      </w:r>
      <w:r>
        <w:rPr>
          <w:rStyle w:val="VerbatimChar"/>
        </w:rPr>
        <w:t xml:space="preserve"> == -99]</w:t>
      </w:r>
      <w:r>
        <w:t xml:space="preserve"> should be now </w:t>
      </w:r>
      <w:r>
        <w:rPr>
          <w:rStyle w:val="VerbatimChar"/>
        </w:rPr>
        <w:t>[mydat</w:t>
      </w:r>
      <w:r w:rsidR="00A24B3F">
        <w:rPr>
          <w:rStyle w:val="VerbatimChar"/>
        </w:rPr>
        <w:t>$variable</w:t>
      </w:r>
      <w:r>
        <w:rPr>
          <w:rStyle w:val="VerbatimChar"/>
        </w:rPr>
        <w:t xml:space="preserve"> == </w:t>
      </w:r>
      <w:r w:rsidR="00A24B3F">
        <w:rPr>
          <w:rStyle w:val="VerbatimChar"/>
        </w:rPr>
        <w:t>NA</w:t>
      </w:r>
      <w:r>
        <w:rPr>
          <w:rStyle w:val="VerbatimChar"/>
        </w:rPr>
        <w:t>]</w:t>
      </w:r>
    </w:p>
    <w:p w14:paraId="2E0182AA" w14:textId="60A9BBB8" w:rsidR="00A24B3F" w:rsidRDefault="00E65A52">
      <w:pPr>
        <w:pStyle w:val="SourceCode"/>
        <w:rPr>
          <w:rStyle w:val="OtherTok"/>
        </w:rPr>
      </w:pPr>
      <w:r>
        <w:rPr>
          <w:rStyle w:val="NormalTok"/>
        </w:rPr>
        <w:t>mydat</w:t>
      </w:r>
      <w:r>
        <w:rPr>
          <w:rStyle w:val="OperatorTok"/>
        </w:rPr>
        <w:t>$</w:t>
      </w:r>
      <w:r w:rsidR="00A24B3F">
        <w:rPr>
          <w:rStyle w:val="NormalTok"/>
        </w:rPr>
        <w:t>age</w:t>
      </w:r>
      <w:r>
        <w:rPr>
          <w:rStyle w:val="NormalTok"/>
        </w:rPr>
        <w:t>[mydat</w:t>
      </w:r>
      <w:r>
        <w:rPr>
          <w:rStyle w:val="OperatorTok"/>
        </w:rPr>
        <w:t>$</w:t>
      </w:r>
      <w:r w:rsidR="00A24B3F">
        <w:rPr>
          <w:rStyle w:val="NormalTok"/>
        </w:rPr>
        <w:t>age</w:t>
      </w:r>
      <w:r>
        <w:rPr>
          <w:rStyle w:val="NormalTok"/>
        </w:rPr>
        <w:t xml:space="preserve"> </w:t>
      </w:r>
      <w:r>
        <w:rPr>
          <w:rStyle w:val="OperatorTok"/>
        </w:rPr>
        <w:t>==</w:t>
      </w:r>
      <w:r w:rsidR="00A24B3F">
        <w:rPr>
          <w:rStyle w:val="StringTok"/>
        </w:rPr>
        <w:t xml:space="preserve"> '99</w:t>
      </w:r>
      <w:r>
        <w:rPr>
          <w:rStyle w:val="StringTok"/>
        </w:rPr>
        <w:t>'</w:t>
      </w:r>
      <w:r>
        <w:rPr>
          <w:rStyle w:val="NormalTok"/>
        </w:rPr>
        <w:t>] &lt;-</w:t>
      </w:r>
      <w:r>
        <w:rPr>
          <w:rStyle w:val="StringTok"/>
        </w:rPr>
        <w:t xml:space="preserve"> </w:t>
      </w:r>
      <w:r>
        <w:rPr>
          <w:rStyle w:val="OtherTok"/>
        </w:rPr>
        <w:t>NA</w:t>
      </w:r>
    </w:p>
    <w:p w14:paraId="6D57F6F0" w14:textId="34F3C47B" w:rsidR="00A24B3F" w:rsidRDefault="00A24B3F">
      <w:pPr>
        <w:pStyle w:val="SourceCode"/>
        <w:rPr>
          <w:rStyle w:val="OtherTok"/>
        </w:rPr>
      </w:pPr>
      <w:r>
        <w:rPr>
          <w:rStyle w:val="NormalTok"/>
        </w:rPr>
        <w:t>mydat</w:t>
      </w:r>
      <w:r>
        <w:rPr>
          <w:rStyle w:val="OperatorTok"/>
        </w:rPr>
        <w:t>$</w:t>
      </w:r>
      <w:r>
        <w:rPr>
          <w:rStyle w:val="NormalTok"/>
        </w:rPr>
        <w:t>length[mydat</w:t>
      </w:r>
      <w:r>
        <w:rPr>
          <w:rStyle w:val="OperatorTok"/>
        </w:rPr>
        <w:t>$</w:t>
      </w:r>
      <w:r>
        <w:rPr>
          <w:rStyle w:val="NormalTok"/>
        </w:rPr>
        <w:t xml:space="preserve">length </w:t>
      </w:r>
      <w:r>
        <w:rPr>
          <w:rStyle w:val="OperatorTok"/>
        </w:rPr>
        <w:t>==</w:t>
      </w:r>
      <w:r>
        <w:rPr>
          <w:rStyle w:val="StringTok"/>
        </w:rPr>
        <w:t xml:space="preserve"> '99'</w:t>
      </w:r>
      <w:r>
        <w:rPr>
          <w:rStyle w:val="NormalTok"/>
        </w:rPr>
        <w:t>] &lt;-</w:t>
      </w:r>
      <w:r>
        <w:rPr>
          <w:rStyle w:val="StringTok"/>
        </w:rPr>
        <w:t xml:space="preserve"> </w:t>
      </w:r>
      <w:r>
        <w:rPr>
          <w:rStyle w:val="OtherTok"/>
        </w:rPr>
        <w:t>NA</w:t>
      </w:r>
    </w:p>
    <w:p w14:paraId="4F6DF9E5" w14:textId="6F6DCA5D" w:rsidR="00A24B3F" w:rsidRPr="00BA62B2" w:rsidRDefault="00A24B3F">
      <w:pPr>
        <w:pStyle w:val="SourceCode"/>
        <w:rPr>
          <w:rFonts w:ascii="Consolas" w:hAnsi="Consolas"/>
          <w:color w:val="8F5902"/>
          <w:sz w:val="22"/>
          <w:shd w:val="clear" w:color="auto" w:fill="F8F8F8"/>
        </w:rPr>
      </w:pPr>
      <w:r w:rsidRPr="00BA62B2">
        <w:rPr>
          <w:rStyle w:val="NormalTok"/>
        </w:rPr>
        <w:t>mydat</w:t>
      </w:r>
      <w:r w:rsidRPr="00BA62B2">
        <w:rPr>
          <w:rStyle w:val="OperatorTok"/>
        </w:rPr>
        <w:t>$</w:t>
      </w:r>
      <w:r w:rsidRPr="00BA62B2">
        <w:rPr>
          <w:rStyle w:val="NormalTok"/>
        </w:rPr>
        <w:t>favPet[mydat</w:t>
      </w:r>
      <w:r w:rsidRPr="00BA62B2">
        <w:rPr>
          <w:rStyle w:val="OperatorTok"/>
        </w:rPr>
        <w:t>$</w:t>
      </w:r>
      <w:r w:rsidRPr="00BA62B2">
        <w:rPr>
          <w:rStyle w:val="NormalTok"/>
        </w:rPr>
        <w:t xml:space="preserve">favPet </w:t>
      </w:r>
      <w:r w:rsidRPr="00BA62B2">
        <w:rPr>
          <w:rStyle w:val="OperatorTok"/>
        </w:rPr>
        <w:t>==</w:t>
      </w:r>
      <w:r w:rsidRPr="00BA62B2">
        <w:rPr>
          <w:rStyle w:val="StringTok"/>
        </w:rPr>
        <w:t xml:space="preserve"> '99'</w:t>
      </w:r>
      <w:r w:rsidRPr="00BA62B2">
        <w:rPr>
          <w:rStyle w:val="NormalTok"/>
        </w:rPr>
        <w:t>] &lt;-</w:t>
      </w:r>
      <w:r w:rsidRPr="00BA62B2">
        <w:rPr>
          <w:rStyle w:val="StringTok"/>
        </w:rPr>
        <w:t xml:space="preserve"> </w:t>
      </w:r>
      <w:r w:rsidRPr="00BA62B2">
        <w:rPr>
          <w:rStyle w:val="OtherTok"/>
        </w:rPr>
        <w:t>NA</w:t>
      </w:r>
    </w:p>
    <w:p w14:paraId="44802C9A" w14:textId="072F10AE" w:rsidR="00001067" w:rsidRDefault="00001067">
      <w:pPr>
        <w:pStyle w:val="Heading3"/>
      </w:pPr>
      <w:bookmarkStart w:id="13" w:name="dummy-variables"/>
    </w:p>
    <w:p w14:paraId="339F9B09" w14:textId="75474A36" w:rsidR="00001067" w:rsidRDefault="00001067" w:rsidP="00001067">
      <w:pPr>
        <w:pStyle w:val="BodyText"/>
      </w:pPr>
      <w:r>
        <w:t>Next to changing -99 to NA per variable, it can be changed for all variables in an entire data set. The pre-condition is that -99 represents in all variables a missing data point! This was the case in the current data set, so we could have also chosen to change it for all variables at once by giving the command</w:t>
      </w:r>
    </w:p>
    <w:p w14:paraId="7DCF3E1A" w14:textId="5360A10F" w:rsidR="00001067" w:rsidRPr="00BA62B2" w:rsidRDefault="00001067" w:rsidP="00001067">
      <w:pPr>
        <w:pStyle w:val="BodyText"/>
        <w:rPr>
          <w:lang w:val="nl-NL"/>
        </w:rPr>
      </w:pPr>
      <w:r w:rsidRPr="00BA62B2">
        <w:rPr>
          <w:lang w:val="nl-NL"/>
        </w:rPr>
        <w:t>Mydat[mydat == -99] &lt;- NA</w:t>
      </w:r>
    </w:p>
    <w:p w14:paraId="3D0FA4AD" w14:textId="77777777" w:rsidR="00D9359A" w:rsidRPr="00BA62B2" w:rsidRDefault="00D9359A" w:rsidP="00001067">
      <w:pPr>
        <w:pStyle w:val="BodyText"/>
        <w:rPr>
          <w:lang w:val="nl-NL"/>
        </w:rPr>
      </w:pPr>
    </w:p>
    <w:p w14:paraId="0C2AF72D" w14:textId="7AFCFD97" w:rsidR="00001067" w:rsidRPr="00BA62B2" w:rsidRDefault="00D9359A">
      <w:pPr>
        <w:pStyle w:val="Heading3"/>
        <w:rPr>
          <w:lang w:val="nl-NL"/>
        </w:rPr>
      </w:pPr>
      <w:r>
        <w:rPr>
          <w:noProof/>
        </w:rPr>
        <mc:AlternateContent>
          <mc:Choice Requires="wps">
            <w:drawing>
              <wp:anchor distT="0" distB="0" distL="114300" distR="114300" simplePos="0" relativeHeight="251666432" behindDoc="0" locked="0" layoutInCell="1" allowOverlap="1" wp14:anchorId="2EA744D8" wp14:editId="53B14994">
                <wp:simplePos x="0" y="0"/>
                <wp:positionH relativeFrom="column">
                  <wp:posOffset>-6755</wp:posOffset>
                </wp:positionH>
                <wp:positionV relativeFrom="paragraph">
                  <wp:posOffset>119935</wp:posOffset>
                </wp:positionV>
                <wp:extent cx="6332707" cy="493138"/>
                <wp:effectExtent l="12700" t="12700" r="17780" b="15240"/>
                <wp:wrapNone/>
                <wp:docPr id="13" name="Text Box 13"/>
                <wp:cNvGraphicFramePr/>
                <a:graphic xmlns:a="http://schemas.openxmlformats.org/drawingml/2006/main">
                  <a:graphicData uri="http://schemas.microsoft.com/office/word/2010/wordprocessingShape">
                    <wps:wsp>
                      <wps:cNvSpPr txBox="1"/>
                      <wps:spPr>
                        <a:xfrm>
                          <a:off x="0" y="0"/>
                          <a:ext cx="6332707" cy="493138"/>
                        </a:xfrm>
                        <a:prstGeom prst="rect">
                          <a:avLst/>
                        </a:prstGeom>
                        <a:solidFill>
                          <a:schemeClr val="lt1"/>
                        </a:solidFill>
                        <a:ln w="25400">
                          <a:solidFill>
                            <a:prstClr val="black"/>
                          </a:solidFill>
                        </a:ln>
                      </wps:spPr>
                      <wps:txbx>
                        <w:txbxContent>
                          <w:p w14:paraId="59B86327" w14:textId="77777777" w:rsidR="00B46B2F" w:rsidRPr="00557837" w:rsidRDefault="00B46B2F" w:rsidP="00D9359A">
                            <w:pPr>
                              <w:pStyle w:val="BodyText"/>
                            </w:pPr>
                            <w:r>
                              <w:t xml:space="preserve">Check more information in relation to NA here: </w:t>
                            </w:r>
                            <w:hyperlink r:id="rId19" w:history="1">
                              <w:r>
                                <w:rPr>
                                  <w:rStyle w:val="Hyperlink"/>
                                </w:rPr>
                                <w:t>https://uc-r.github.io/missing_values</w:t>
                              </w:r>
                            </w:hyperlink>
                          </w:p>
                          <w:p w14:paraId="6BA29DCB" w14:textId="77777777" w:rsidR="00B46B2F" w:rsidRDefault="00B46B2F" w:rsidP="00D935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EA744D8" id="Text Box 13" o:spid="_x0000_s1029" type="#_x0000_t202" style="position:absolute;margin-left:-.55pt;margin-top:9.45pt;width:498.65pt;height:38.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" fillcolor="white [3201]" strokeweight="2pt">
                <v:textbox>
                  <w:txbxContent>
                    <w:p w14:paraId="59B86327" w14:textId="77777777" w:rsidR="00B46B2F" w:rsidRPr="00557837" w:rsidRDefault="00B46B2F" w:rsidP="00D9359A">
                      <w:pPr>
                        <w:pStyle w:val="BodyText"/>
                      </w:pPr>
                      <w:r>
                        <w:t xml:space="preserve">Check more information in relation to NA here: </w:t>
                      </w:r>
                      <w:hyperlink r:id="rId20" w:history="1">
                        <w:r>
                          <w:rPr>
                            <w:rStyle w:val="Hyperlink"/>
                          </w:rPr>
                          <w:t>https://uc-r.github.io/missing_values</w:t>
                        </w:r>
                      </w:hyperlink>
                    </w:p>
                    <w:p w14:paraId="6BA29DCB" w14:textId="77777777" w:rsidR="00B46B2F" w:rsidRDefault="00B46B2F" w:rsidP="00D9359A"/>
                  </w:txbxContent>
                </v:textbox>
              </v:shape>
            </w:pict>
          </mc:Fallback>
        </mc:AlternateContent>
      </w:r>
    </w:p>
    <w:p w14:paraId="7666AE01" w14:textId="5C2E5153" w:rsidR="00001067" w:rsidRPr="00BA62B2" w:rsidRDefault="00001067" w:rsidP="00001067">
      <w:pPr>
        <w:pStyle w:val="BodyText"/>
        <w:rPr>
          <w:lang w:val="nl-NL"/>
        </w:rPr>
      </w:pPr>
    </w:p>
    <w:p w14:paraId="77F2CBD1" w14:textId="2BB2874A" w:rsidR="00001067" w:rsidRPr="00BA62B2" w:rsidRDefault="00001067" w:rsidP="00001067">
      <w:pPr>
        <w:pStyle w:val="BodyText"/>
        <w:rPr>
          <w:lang w:val="nl-NL"/>
        </w:rPr>
      </w:pPr>
    </w:p>
    <w:p w14:paraId="6102C461" w14:textId="77777777" w:rsidR="00001067" w:rsidRPr="00BA62B2" w:rsidRDefault="00001067">
      <w:pPr>
        <w:pStyle w:val="Heading3"/>
        <w:rPr>
          <w:lang w:val="nl-NL"/>
        </w:rPr>
      </w:pPr>
    </w:p>
    <w:p w14:paraId="12B0F575" w14:textId="67591EE2" w:rsidR="007A15DB" w:rsidRPr="00BA62B2" w:rsidRDefault="00E65A52">
      <w:pPr>
        <w:pStyle w:val="Heading3"/>
        <w:rPr>
          <w:lang w:val="nl-NL"/>
        </w:rPr>
      </w:pPr>
      <w:r w:rsidRPr="00BA62B2">
        <w:rPr>
          <w:lang w:val="nl-NL"/>
        </w:rPr>
        <w:t>Dummy variables:</w:t>
      </w:r>
      <w:bookmarkEnd w:id="13"/>
    </w:p>
    <w:p w14:paraId="29C5515D" w14:textId="77777777" w:rsidR="007A15DB" w:rsidRDefault="00E65A52">
      <w:pPr>
        <w:pStyle w:val="FirstParagraph"/>
      </w:pPr>
      <w:r>
        <w:t xml:space="preserve">Dummy variables (or binary variables) are a specific type of categorical variable. They have only two values (0 = an event hasn’t occurred; 1 = an event occurred). Dummy variables are commonly used in statistical analyses and in more simple descriptive statistics. A dummy column is one which has a value of one when a categorical event occurs and a zero when it doesn’t occur. Indeed, we want to modify the variable </w:t>
      </w:r>
      <w:r>
        <w:rPr>
          <w:rStyle w:val="VerbatimChar"/>
        </w:rPr>
        <w:t>favPet</w:t>
      </w:r>
      <w:r>
        <w:t xml:space="preserve"> to a dummy variable. Specifically, we want the variable </w:t>
      </w:r>
      <w:r>
        <w:rPr>
          <w:rStyle w:val="VerbatimChar"/>
        </w:rPr>
        <w:t>favPet</w:t>
      </w:r>
      <w:r>
        <w:t xml:space="preserve"> to say whether we have seen a dog (=1) or not (=0; thus a cat). In this case, value 0 takes when is ‘cat’. Otherwise value 1.</w:t>
      </w:r>
    </w:p>
    <w:p w14:paraId="11CF17AF" w14:textId="051F21FB" w:rsidR="007A15DB" w:rsidRDefault="00E65A52">
      <w:pPr>
        <w:pStyle w:val="BodyText"/>
      </w:pPr>
      <w:r>
        <w:t>Here you can see how to convert the value 1 for cat to value 0 when it is a cat.</w:t>
      </w:r>
    </w:p>
    <w:p w14:paraId="50CC3F35" w14:textId="77777777" w:rsidR="007A15DB" w:rsidRDefault="00E65A52">
      <w:pPr>
        <w:pStyle w:val="SourceCode"/>
      </w:pPr>
      <w:r>
        <w:rPr>
          <w:rStyle w:val="CommentTok"/>
        </w:rPr>
        <w:t># convert into dummy variable. O when cat</w:t>
      </w:r>
      <w:r>
        <w:br/>
      </w:r>
      <w:r>
        <w:rPr>
          <w:rStyle w:val="NormalTok"/>
        </w:rPr>
        <w:t>mydat</w:t>
      </w:r>
      <w:r>
        <w:rPr>
          <w:rStyle w:val="OperatorTok"/>
        </w:rPr>
        <w:t>$</w:t>
      </w:r>
      <w:r>
        <w:rPr>
          <w:rStyle w:val="NormalTok"/>
        </w:rPr>
        <w:t>favPet[mydat</w:t>
      </w:r>
      <w:r>
        <w:rPr>
          <w:rStyle w:val="OperatorTok"/>
        </w:rPr>
        <w:t>$</w:t>
      </w:r>
      <w:r>
        <w:rPr>
          <w:rStyle w:val="NormalTok"/>
        </w:rPr>
        <w:t>favPet</w:t>
      </w:r>
      <w:r>
        <w:rPr>
          <w:rStyle w:val="OperatorTok"/>
        </w:rPr>
        <w:t>==</w:t>
      </w:r>
      <w:r>
        <w:rPr>
          <w:rStyle w:val="DecValTok"/>
        </w:rPr>
        <w:t>1</w:t>
      </w:r>
      <w:r>
        <w:rPr>
          <w:rStyle w:val="NormalTok"/>
        </w:rPr>
        <w:t>] &lt;-</w:t>
      </w:r>
      <w:r>
        <w:rPr>
          <w:rStyle w:val="StringTok"/>
        </w:rPr>
        <w:t xml:space="preserve"> </w:t>
      </w:r>
      <w:r>
        <w:rPr>
          <w:rStyle w:val="DecValTok"/>
        </w:rPr>
        <w:t>0</w:t>
      </w:r>
    </w:p>
    <w:p w14:paraId="110B99FC" w14:textId="1168B0BA" w:rsidR="00D9359A" w:rsidRDefault="00A522DC" w:rsidP="00D9359A">
      <w:pPr>
        <w:pStyle w:val="FirstParagraph"/>
      </w:pPr>
      <w:r>
        <w:t>Check out your data! Y</w:t>
      </w:r>
      <w:r w:rsidR="00E65A52">
        <w:t xml:space="preserve">ou will notice that values are 0 and 2 in </w:t>
      </w:r>
      <w:r w:rsidR="00E65A52">
        <w:rPr>
          <w:rStyle w:val="VerbatimChar"/>
        </w:rPr>
        <w:t>favPet</w:t>
      </w:r>
      <w:r w:rsidR="00E65A52">
        <w:t xml:space="preserve"> column. So we</w:t>
      </w:r>
      <w:r>
        <w:t xml:space="preserve"> need one more step to create a true dummy variable</w:t>
      </w:r>
      <w:r w:rsidR="00E65A52">
        <w:t>!</w:t>
      </w:r>
      <w:bookmarkStart w:id="14" w:name="Xa449c949252a6cb028934886a46bbe77124ffb7"/>
    </w:p>
    <w:p w14:paraId="785084FE" w14:textId="77777777" w:rsidR="00D9359A" w:rsidRPr="00D9359A" w:rsidRDefault="00D9359A" w:rsidP="00D9359A">
      <w:pPr>
        <w:pStyle w:val="BodyText"/>
      </w:pPr>
    </w:p>
    <w:p w14:paraId="45A8E8FC" w14:textId="1C2D4DBA" w:rsidR="007A15DB" w:rsidRDefault="00E65A52" w:rsidP="00D9359A">
      <w:pPr>
        <w:pStyle w:val="Heading4"/>
        <w:spacing w:before="0"/>
      </w:pPr>
      <w:r>
        <w:lastRenderedPageBreak/>
        <w:t xml:space="preserve">Exercise 3: Can you convert </w:t>
      </w:r>
      <w:r>
        <w:rPr>
          <w:rStyle w:val="VerbatimChar"/>
        </w:rPr>
        <w:t>favPet</w:t>
      </w:r>
      <w:r>
        <w:t xml:space="preserve"> outcome to 1 when is a </w:t>
      </w:r>
      <w:r>
        <w:rPr>
          <w:rStyle w:val="VerbatimChar"/>
        </w:rPr>
        <w:t>dog (=2)</w:t>
      </w:r>
      <w:r>
        <w:t>?</w:t>
      </w:r>
      <w:bookmarkEnd w:id="14"/>
    </w:p>
    <w:p w14:paraId="7BFED3ED" w14:textId="77777777" w:rsidR="007A15DB" w:rsidRDefault="00E65A52">
      <w:pPr>
        <w:pStyle w:val="SourceCode"/>
      </w:pPr>
      <w:r>
        <w:rPr>
          <w:rStyle w:val="NormalTok"/>
        </w:rPr>
        <w:t>mydat</w:t>
      </w:r>
      <w:r>
        <w:rPr>
          <w:rStyle w:val="OperatorTok"/>
        </w:rPr>
        <w:t>$</w:t>
      </w:r>
      <w:r>
        <w:rPr>
          <w:rStyle w:val="NormalTok"/>
        </w:rPr>
        <w:t>favPet[mydat</w:t>
      </w:r>
      <w:r>
        <w:rPr>
          <w:rStyle w:val="OperatorTok"/>
        </w:rPr>
        <w:t>$</w:t>
      </w:r>
      <w:r>
        <w:rPr>
          <w:rStyle w:val="NormalTok"/>
        </w:rPr>
        <w:t>favPet</w:t>
      </w:r>
      <w:r>
        <w:rPr>
          <w:rStyle w:val="OperatorTok"/>
        </w:rPr>
        <w:t>==</w:t>
      </w:r>
      <w:r>
        <w:rPr>
          <w:rStyle w:val="DecValTok"/>
        </w:rPr>
        <w:t>2</w:t>
      </w:r>
      <w:r>
        <w:rPr>
          <w:rStyle w:val="NormalTok"/>
        </w:rPr>
        <w:t>] &lt;-</w:t>
      </w:r>
      <w:r>
        <w:rPr>
          <w:rStyle w:val="StringTok"/>
        </w:rPr>
        <w:t xml:space="preserve"> </w:t>
      </w:r>
      <w:r>
        <w:rPr>
          <w:rStyle w:val="DecValTok"/>
        </w:rPr>
        <w:t>1</w:t>
      </w:r>
    </w:p>
    <w:p w14:paraId="7A1516C4" w14:textId="77777777" w:rsidR="007A15DB" w:rsidRDefault="00E65A52">
      <w:pPr>
        <w:pStyle w:val="FirstParagraph"/>
      </w:pPr>
      <w:r>
        <w:t>Please, always check the new modifications out in the console.</w:t>
      </w:r>
    </w:p>
    <w:p w14:paraId="3DCA8568" w14:textId="77777777" w:rsidR="00A522DC" w:rsidRPr="00A522DC" w:rsidRDefault="00A522DC" w:rsidP="00A522DC">
      <w:pPr>
        <w:pStyle w:val="BodyText"/>
      </w:pPr>
      <w:bookmarkStart w:id="15" w:name="X3bd5bb31e3e380373fd5fac1f3643439280e0a4"/>
    </w:p>
    <w:p w14:paraId="16175E28" w14:textId="1F393077" w:rsidR="007A15DB" w:rsidRDefault="00E65A52">
      <w:pPr>
        <w:pStyle w:val="Heading4"/>
      </w:pPr>
      <w:r>
        <w:t xml:space="preserve">Exercise 4: Can you please return the last 10 records of </w:t>
      </w:r>
      <w:r>
        <w:rPr>
          <w:rStyle w:val="VerbatimChar"/>
        </w:rPr>
        <w:t>mydat</w:t>
      </w:r>
      <w:r>
        <w:t>?</w:t>
      </w:r>
      <w:bookmarkEnd w:id="15"/>
    </w:p>
    <w:p w14:paraId="1983EF3D" w14:textId="77777777" w:rsidR="007A15DB" w:rsidRDefault="00E65A52">
      <w:pPr>
        <w:pStyle w:val="FirstParagraph"/>
      </w:pPr>
      <w:r>
        <w:t>Forgot how? Check out exploration of data again.</w:t>
      </w:r>
    </w:p>
    <w:p w14:paraId="757DAE4E" w14:textId="77777777" w:rsidR="007A15DB" w:rsidRDefault="00E65A52">
      <w:pPr>
        <w:pStyle w:val="SourceCode"/>
      </w:pPr>
      <w:r>
        <w:rPr>
          <w:rStyle w:val="CommentTok"/>
        </w:rPr>
        <w:t># show an example 10 recods</w:t>
      </w:r>
      <w:r>
        <w:br/>
      </w:r>
      <w:r>
        <w:rPr>
          <w:rStyle w:val="KeywordTok"/>
        </w:rPr>
        <w:t>tail</w:t>
      </w:r>
      <w:r>
        <w:rPr>
          <w:rStyle w:val="NormalTok"/>
        </w:rPr>
        <w:t>(mydat,</w:t>
      </w:r>
      <w:r>
        <w:rPr>
          <w:rStyle w:val="DecValTok"/>
        </w:rPr>
        <w:t>10</w:t>
      </w:r>
      <w:r>
        <w:rPr>
          <w:rStyle w:val="NormalTok"/>
        </w:rPr>
        <w:t>)</w:t>
      </w:r>
    </w:p>
    <w:p w14:paraId="6F0D064A" w14:textId="77777777" w:rsidR="00B209B0" w:rsidRDefault="00B209B0" w:rsidP="00B209B0">
      <w:pPr>
        <w:pStyle w:val="SourceCode"/>
      </w:pPr>
      <w:bookmarkStart w:id="16" w:name="X839897d568cf97f92f88c896a20a983c6207c06"/>
      <w:r>
        <w:rPr>
          <w:rStyle w:val="VerbatimChar"/>
        </w:rPr>
        <w:t>## # A tibble: 10 x 8</w:t>
      </w:r>
      <w:r>
        <w:br/>
      </w:r>
      <w:r>
        <w:rPr>
          <w:rStyle w:val="VerbatimChar"/>
        </w:rPr>
        <w:t>##    group tutor  year   age length favPet   GoT  LotR</w:t>
      </w:r>
      <w:r>
        <w:br/>
      </w:r>
      <w:r>
        <w:rPr>
          <w:rStyle w:val="VerbatimChar"/>
        </w:rPr>
        <w:t>##    &lt;dbl&gt; &lt;chr&gt; &lt;dbl&gt; &lt;dbl&gt;  &lt;dbl&gt;  &lt;dbl&gt; &lt;dbl&gt; &lt;dbl&gt;</w:t>
      </w:r>
      <w:r>
        <w:br/>
      </w:r>
      <w:r>
        <w:rPr>
          <w:rStyle w:val="VerbatimChar"/>
        </w:rPr>
        <w:t>##  1     7 Hidde  2020    19    180      1     8     9</w:t>
      </w:r>
      <w:r>
        <w:br/>
      </w:r>
      <w:r>
        <w:rPr>
          <w:rStyle w:val="VerbatimChar"/>
        </w:rPr>
        <w:t>##  2     7 Hidde  2020    19    167      1    NA     7</w:t>
      </w:r>
      <w:r>
        <w:br/>
      </w:r>
      <w:r>
        <w:rPr>
          <w:rStyle w:val="VerbatimChar"/>
        </w:rPr>
        <w:t>##  3     7 Hidde  2020    25    168      1    NA    NA</w:t>
      </w:r>
      <w:r>
        <w:br/>
      </w:r>
      <w:r>
        <w:rPr>
          <w:rStyle w:val="VerbatimChar"/>
        </w:rPr>
        <w:t>##  4     7 Hidde  2020    19    157      1     5     5</w:t>
      </w:r>
      <w:r>
        <w:br/>
      </w:r>
      <w:r>
        <w:rPr>
          <w:rStyle w:val="VerbatimChar"/>
        </w:rPr>
        <w:t>##  5     7 Hidde  2020    20    170      0     7    NA</w:t>
      </w:r>
      <w:r>
        <w:br/>
      </w:r>
      <w:r>
        <w:rPr>
          <w:rStyle w:val="VerbatimChar"/>
        </w:rPr>
        <w:t>##  6     7 Hidde  2020    20    165      1    NA     4</w:t>
      </w:r>
      <w:r>
        <w:br/>
      </w:r>
      <w:r>
        <w:rPr>
          <w:rStyle w:val="VerbatimChar"/>
        </w:rPr>
        <w:t>##  7     7 Hidde  2020    28    157      1     7    NA</w:t>
      </w:r>
      <w:r>
        <w:br/>
      </w:r>
      <w:r>
        <w:rPr>
          <w:rStyle w:val="VerbatimChar"/>
        </w:rPr>
        <w:t>##  8     0 PEERS  2020    23    169      1     6     4</w:t>
      </w:r>
      <w:r>
        <w:br/>
      </w:r>
      <w:r>
        <w:rPr>
          <w:rStyle w:val="VerbatimChar"/>
        </w:rPr>
        <w:t>##  9     0 PEERS  2020    20    159      0     7     4</w:t>
      </w:r>
      <w:r>
        <w:br/>
      </w:r>
      <w:r>
        <w:rPr>
          <w:rStyle w:val="VerbatimChar"/>
        </w:rPr>
        <w:t>## 10     0 PEERS  2020    22    169      1    NA    NA</w:t>
      </w:r>
    </w:p>
    <w:p w14:paraId="2BD73D17" w14:textId="77777777" w:rsidR="003D6C79" w:rsidRDefault="003D6C79">
      <w:pPr>
        <w:pStyle w:val="Heading4"/>
      </w:pPr>
    </w:p>
    <w:p w14:paraId="76912292" w14:textId="21BB5C78" w:rsidR="007A15DB" w:rsidRDefault="00E65A52">
      <w:pPr>
        <w:pStyle w:val="Heading4"/>
      </w:pPr>
      <w:r>
        <w:t xml:space="preserve">Exercise 5: Can you please return the first 15 records of the column </w:t>
      </w:r>
      <w:r>
        <w:rPr>
          <w:rStyle w:val="VerbatimChar"/>
        </w:rPr>
        <w:t>favPet</w:t>
      </w:r>
      <w:r>
        <w:t xml:space="preserve"> from </w:t>
      </w:r>
      <w:r>
        <w:rPr>
          <w:rStyle w:val="VerbatimChar"/>
        </w:rPr>
        <w:t>mydat</w:t>
      </w:r>
      <w:r>
        <w:t>? You should see a set of 1 and 0 values.</w:t>
      </w:r>
      <w:bookmarkEnd w:id="16"/>
    </w:p>
    <w:p w14:paraId="38E822AA" w14:textId="77777777" w:rsidR="007A15DB" w:rsidRDefault="00E65A52">
      <w:pPr>
        <w:pStyle w:val="SourceCode"/>
      </w:pPr>
      <w:r>
        <w:rPr>
          <w:rStyle w:val="KeywordTok"/>
        </w:rPr>
        <w:t>head</w:t>
      </w:r>
      <w:r>
        <w:rPr>
          <w:rStyle w:val="NormalTok"/>
        </w:rPr>
        <w:t>(mydat</w:t>
      </w:r>
      <w:r>
        <w:rPr>
          <w:rStyle w:val="OperatorTok"/>
        </w:rPr>
        <w:t>$</w:t>
      </w:r>
      <w:r>
        <w:rPr>
          <w:rStyle w:val="NormalTok"/>
        </w:rPr>
        <w:t>favPet,</w:t>
      </w:r>
      <w:r>
        <w:rPr>
          <w:rStyle w:val="DecValTok"/>
        </w:rPr>
        <w:t>15</w:t>
      </w:r>
      <w:r>
        <w:rPr>
          <w:rStyle w:val="NormalTok"/>
        </w:rPr>
        <w:t>)</w:t>
      </w:r>
    </w:p>
    <w:p w14:paraId="3C86B5B1" w14:textId="77777777" w:rsidR="007A15DB" w:rsidRDefault="00E65A52">
      <w:pPr>
        <w:pStyle w:val="SourceCode"/>
      </w:pPr>
      <w:r>
        <w:rPr>
          <w:rStyle w:val="VerbatimChar"/>
        </w:rPr>
        <w:t>##  [1] 1 1 1 1 1 1 1 1 0 0 1 1 1 0 1</w:t>
      </w:r>
    </w:p>
    <w:p w14:paraId="20F2E691" w14:textId="21841149" w:rsidR="00A522DC" w:rsidRDefault="00A522DC" w:rsidP="00A522DC">
      <w:pPr>
        <w:pStyle w:val="BodyText"/>
      </w:pPr>
      <w:bookmarkStart w:id="17" w:name="factor-variable"/>
    </w:p>
    <w:p w14:paraId="16F50A4A" w14:textId="3AD49EA6" w:rsidR="007A15DB" w:rsidRDefault="00E65A52">
      <w:pPr>
        <w:pStyle w:val="Heading3"/>
      </w:pPr>
      <w:r>
        <w:t>Factor Variable</w:t>
      </w:r>
      <w:bookmarkEnd w:id="17"/>
    </w:p>
    <w:p w14:paraId="51987B32" w14:textId="7B4F587E" w:rsidR="007A15DB" w:rsidRDefault="00E65A52">
      <w:pPr>
        <w:pStyle w:val="FirstParagraph"/>
      </w:pPr>
      <w:r>
        <w:t>Factors are used to store categorical data. They are important for statistical modeling (analysis), since categorical variables are treated differently in statistical models than continous variables. This ensures categorical data is treated accordi</w:t>
      </w:r>
      <w:r w:rsidR="00A522DC">
        <w:t>ng</w:t>
      </w:r>
      <w:r>
        <w:t xml:space="preserve">ly in our statistical analysis and data visualisation. Factors are the data objects which are used to categorize the data and store it as labels. It seems like we need also </w:t>
      </w:r>
      <w:r>
        <w:rPr>
          <w:rStyle w:val="VerbatimChar"/>
        </w:rPr>
        <w:t>favPet</w:t>
      </w:r>
      <w:r>
        <w:t xml:space="preserve"> to be treated as a </w:t>
      </w:r>
      <w:r>
        <w:rPr>
          <w:rStyle w:val="VerbatimChar"/>
        </w:rPr>
        <w:t>factor</w:t>
      </w:r>
      <w:r>
        <w:t xml:space="preserve"> since we might be interested in making some graphs at a later stage.</w:t>
      </w:r>
    </w:p>
    <w:p w14:paraId="61BAFD7C" w14:textId="77777777" w:rsidR="007A15DB" w:rsidRDefault="00E65A52">
      <w:pPr>
        <w:pStyle w:val="BodyText"/>
      </w:pPr>
      <w:r>
        <w:t xml:space="preserve">Now we can check if the variable </w:t>
      </w:r>
      <w:r>
        <w:rPr>
          <w:rStyle w:val="VerbatimChar"/>
        </w:rPr>
        <w:t>favPet</w:t>
      </w:r>
      <w:r>
        <w:t xml:space="preserve"> is a factor variable.</w:t>
      </w:r>
    </w:p>
    <w:p w14:paraId="5D9B7375" w14:textId="77777777" w:rsidR="007A15DB" w:rsidRDefault="00E65A52">
      <w:pPr>
        <w:pStyle w:val="SourceCode"/>
      </w:pPr>
      <w:r>
        <w:rPr>
          <w:rStyle w:val="CommentTok"/>
        </w:rPr>
        <w:t># check if factor</w:t>
      </w:r>
      <w:r>
        <w:br/>
      </w:r>
      <w:r>
        <w:rPr>
          <w:rStyle w:val="KeywordTok"/>
        </w:rPr>
        <w:t>is.factor</w:t>
      </w:r>
      <w:r>
        <w:rPr>
          <w:rStyle w:val="NormalTok"/>
        </w:rPr>
        <w:t>(mydat</w:t>
      </w:r>
      <w:r>
        <w:rPr>
          <w:rStyle w:val="OperatorTok"/>
        </w:rPr>
        <w:t>$</w:t>
      </w:r>
      <w:r>
        <w:rPr>
          <w:rStyle w:val="NormalTok"/>
        </w:rPr>
        <w:t>favPet)</w:t>
      </w:r>
    </w:p>
    <w:p w14:paraId="2FA9418C" w14:textId="77777777" w:rsidR="007A15DB" w:rsidRDefault="00E65A52">
      <w:pPr>
        <w:pStyle w:val="SourceCode"/>
      </w:pPr>
      <w:r>
        <w:rPr>
          <w:rStyle w:val="VerbatimChar"/>
        </w:rPr>
        <w:t>## [1] FALSE</w:t>
      </w:r>
    </w:p>
    <w:p w14:paraId="0B445CDF" w14:textId="324CE797" w:rsidR="007A15DB" w:rsidRDefault="00E65A52">
      <w:pPr>
        <w:pStyle w:val="FirstParagraph"/>
      </w:pPr>
      <w:r>
        <w:lastRenderedPageBreak/>
        <w:t xml:space="preserve">Well, it returns FALSE. Indeed, we have seen before that </w:t>
      </w:r>
      <w:r>
        <w:rPr>
          <w:rStyle w:val="VerbatimChar"/>
        </w:rPr>
        <w:t>favPet</w:t>
      </w:r>
      <w:r>
        <w:t xml:space="preserve"> is a numeric</w:t>
      </w:r>
      <w:r w:rsidR="00616855">
        <w:t xml:space="preserve"> one</w:t>
      </w:r>
      <w:r>
        <w:t xml:space="preserve">. </w:t>
      </w:r>
      <w:r w:rsidR="004562C3">
        <w:t xml:space="preserve">You can confirm it by using </w:t>
      </w:r>
      <w:r w:rsidR="00A522DC">
        <w:t xml:space="preserve"> </w:t>
      </w:r>
      <w:r w:rsidR="004562C3">
        <w:rPr>
          <w:rStyle w:val="VerbatimChar"/>
        </w:rPr>
        <w:t>class</w:t>
      </w:r>
      <w:r>
        <w:rPr>
          <w:rStyle w:val="VerbatimChar"/>
        </w:rPr>
        <w:t>()</w:t>
      </w:r>
      <w:r w:rsidR="004562C3">
        <w:rPr>
          <w:rStyle w:val="VerbatimChar"/>
        </w:rPr>
        <w:t>:</w:t>
      </w:r>
    </w:p>
    <w:p w14:paraId="58AB95A7" w14:textId="3A85C044" w:rsidR="007A15DB" w:rsidRDefault="004562C3">
      <w:pPr>
        <w:pStyle w:val="SourceCode"/>
      </w:pPr>
      <w:r>
        <w:rPr>
          <w:rStyle w:val="KeywordTok"/>
        </w:rPr>
        <w:t>class</w:t>
      </w:r>
      <w:r w:rsidR="00E65A52">
        <w:rPr>
          <w:rStyle w:val="NormalTok"/>
        </w:rPr>
        <w:t>(mydat</w:t>
      </w:r>
      <w:r w:rsidR="00E65A52">
        <w:rPr>
          <w:rStyle w:val="OperatorTok"/>
        </w:rPr>
        <w:t>$</w:t>
      </w:r>
      <w:r w:rsidR="00E65A52">
        <w:rPr>
          <w:rStyle w:val="NormalTok"/>
        </w:rPr>
        <w:t xml:space="preserve">favPet) </w:t>
      </w:r>
      <w:r w:rsidR="00E65A52">
        <w:rPr>
          <w:rStyle w:val="CommentTok"/>
        </w:rPr>
        <w:t xml:space="preserve"># </w:t>
      </w:r>
      <w:r w:rsidR="00A6098A">
        <w:rPr>
          <w:rStyle w:val="CommentTok"/>
        </w:rPr>
        <w:t>high level information</w:t>
      </w:r>
    </w:p>
    <w:p w14:paraId="4998FBD0" w14:textId="1FE6AE04" w:rsidR="007A15DB" w:rsidRDefault="00E65A52">
      <w:pPr>
        <w:pStyle w:val="SourceCode"/>
      </w:pPr>
      <w:r>
        <w:rPr>
          <w:rStyle w:val="VerbatimChar"/>
        </w:rPr>
        <w:t>## [1] "</w:t>
      </w:r>
      <w:r w:rsidR="004562C3">
        <w:rPr>
          <w:rStyle w:val="VerbatimChar"/>
        </w:rPr>
        <w:t>numeric</w:t>
      </w:r>
      <w:r>
        <w:rPr>
          <w:rStyle w:val="VerbatimChar"/>
        </w:rPr>
        <w:t>"</w:t>
      </w:r>
    </w:p>
    <w:p w14:paraId="4F7FF8D9" w14:textId="0B55ABDA" w:rsidR="00AB1CA0" w:rsidRDefault="00EA5A0E">
      <w:pPr>
        <w:pStyle w:val="FirstParagraph"/>
      </w:pPr>
      <w:r>
        <w:rPr>
          <w:noProof/>
        </w:rPr>
        <mc:AlternateContent>
          <mc:Choice Requires="wps">
            <w:drawing>
              <wp:anchor distT="0" distB="0" distL="114300" distR="114300" simplePos="0" relativeHeight="251668480" behindDoc="0" locked="0" layoutInCell="1" allowOverlap="1" wp14:anchorId="629E5400" wp14:editId="6E0F0F7E">
                <wp:simplePos x="0" y="0"/>
                <wp:positionH relativeFrom="column">
                  <wp:posOffset>-5407</wp:posOffset>
                </wp:positionH>
                <wp:positionV relativeFrom="paragraph">
                  <wp:posOffset>71849</wp:posOffset>
                </wp:positionV>
                <wp:extent cx="6332707" cy="630096"/>
                <wp:effectExtent l="12700" t="12700" r="17780" b="17780"/>
                <wp:wrapNone/>
                <wp:docPr id="14" name="Text Box 14"/>
                <wp:cNvGraphicFramePr/>
                <a:graphic xmlns:a="http://schemas.openxmlformats.org/drawingml/2006/main">
                  <a:graphicData uri="http://schemas.microsoft.com/office/word/2010/wordprocessingShape">
                    <wps:wsp>
                      <wps:cNvSpPr txBox="1"/>
                      <wps:spPr>
                        <a:xfrm>
                          <a:off x="0" y="0"/>
                          <a:ext cx="6332707" cy="630096"/>
                        </a:xfrm>
                        <a:prstGeom prst="rect">
                          <a:avLst/>
                        </a:prstGeom>
                        <a:solidFill>
                          <a:schemeClr val="lt1"/>
                        </a:solidFill>
                        <a:ln w="25400">
                          <a:solidFill>
                            <a:prstClr val="black"/>
                          </a:solidFill>
                        </a:ln>
                      </wps:spPr>
                      <wps:txbx>
                        <w:txbxContent>
                          <w:p w14:paraId="1D20B175" w14:textId="77777777" w:rsidR="00B46B2F" w:rsidRDefault="00B46B2F" w:rsidP="00EA5A0E">
                            <w:pPr>
                              <w:pStyle w:val="FirstParagraph"/>
                            </w:pPr>
                            <w:r>
                              <w:t xml:space="preserve">By the way, the most common numeric types in R are integers and doubles. Check here for further explanation: </w:t>
                            </w:r>
                            <w:hyperlink r:id="rId21" w:history="1">
                              <w:r>
                                <w:rPr>
                                  <w:rStyle w:val="Hyperlink"/>
                                </w:rPr>
                                <w:t>https://swcarpentry.github.io/r-novice-inflammation/13-supp-data-structures/</w:t>
                              </w:r>
                            </w:hyperlink>
                          </w:p>
                          <w:p w14:paraId="3E2CE4A4" w14:textId="77777777" w:rsidR="00B46B2F" w:rsidRDefault="00B46B2F" w:rsidP="00EA5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9E5400" id="_x0000_s1030" type="#_x0000_t202" style="position:absolute;margin-left:-.45pt;margin-top:5.65pt;width:498.65pt;height:49.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" fillcolor="white [3201]" strokeweight="2pt">
                <v:textbox>
                  <w:txbxContent>
                    <w:p w14:paraId="1D20B175" w14:textId="77777777" w:rsidR="00B46B2F" w:rsidRDefault="00B46B2F" w:rsidP="00EA5A0E">
                      <w:pPr>
                        <w:pStyle w:val="FirstParagraph"/>
                      </w:pPr>
                      <w:r>
                        <w:t xml:space="preserve">By the way, the most common numeric types in R are integers and doubles. Check here for further explanation: </w:t>
                      </w:r>
                      <w:hyperlink r:id="rId22" w:history="1">
                        <w:r>
                          <w:rPr>
                            <w:rStyle w:val="Hyperlink"/>
                          </w:rPr>
                          <w:t>https://swcarpentry.github.io/r-novice-inflammation/13-supp-data-structures/</w:t>
                        </w:r>
                      </w:hyperlink>
                    </w:p>
                    <w:p w14:paraId="3E2CE4A4" w14:textId="77777777" w:rsidR="00B46B2F" w:rsidRDefault="00B46B2F" w:rsidP="00EA5A0E"/>
                  </w:txbxContent>
                </v:textbox>
              </v:shape>
            </w:pict>
          </mc:Fallback>
        </mc:AlternateContent>
      </w:r>
    </w:p>
    <w:p w14:paraId="233EA0A2" w14:textId="14E0B392" w:rsidR="00AB1CA0" w:rsidRDefault="00AB1CA0">
      <w:pPr>
        <w:pStyle w:val="FirstParagraph"/>
      </w:pPr>
    </w:p>
    <w:p w14:paraId="40E96C68" w14:textId="1DA1A746" w:rsidR="00AB1CA0" w:rsidRDefault="00AB1CA0">
      <w:pPr>
        <w:pStyle w:val="FirstParagraph"/>
      </w:pPr>
    </w:p>
    <w:p w14:paraId="68AE5C9A" w14:textId="77777777" w:rsidR="00EA5A0E" w:rsidRDefault="00EA5A0E">
      <w:pPr>
        <w:pStyle w:val="FirstParagraph"/>
      </w:pPr>
    </w:p>
    <w:p w14:paraId="0D0133BB" w14:textId="52D24BAF" w:rsidR="007A15DB" w:rsidRDefault="00E65A52">
      <w:pPr>
        <w:pStyle w:val="FirstParagraph"/>
      </w:pPr>
      <w:r>
        <w:t xml:space="preserve">Now it is time to convert it into a </w:t>
      </w:r>
      <w:r>
        <w:rPr>
          <w:rStyle w:val="VerbatimChar"/>
        </w:rPr>
        <w:t>factor</w:t>
      </w:r>
      <w:r>
        <w:t xml:space="preserve"> variable. The first label ‘cat’, will correspond to favPet=0 and the second label ‘dog’, will correspond to favPet=1 because the order of the labels will follow the numeric order of the data (which in this case is 0, 1).</w:t>
      </w:r>
    </w:p>
    <w:p w14:paraId="022A4642" w14:textId="77777777" w:rsidR="007A15DB" w:rsidRDefault="00E65A52">
      <w:pPr>
        <w:pStyle w:val="SourceCode"/>
      </w:pPr>
      <w:r>
        <w:rPr>
          <w:rStyle w:val="NormalTok"/>
        </w:rPr>
        <w:t>mydat</w:t>
      </w:r>
      <w:r>
        <w:rPr>
          <w:rStyle w:val="OperatorTok"/>
        </w:rPr>
        <w:t>$</w:t>
      </w:r>
      <w:r>
        <w:rPr>
          <w:rStyle w:val="NormalTok"/>
        </w:rPr>
        <w:t>favPet &lt;-</w:t>
      </w:r>
      <w:r>
        <w:rPr>
          <w:rStyle w:val="StringTok"/>
        </w:rPr>
        <w:t xml:space="preserve"> </w:t>
      </w:r>
      <w:r>
        <w:rPr>
          <w:rStyle w:val="KeywordTok"/>
        </w:rPr>
        <w:t>factor</w:t>
      </w:r>
      <w:r>
        <w:rPr>
          <w:rStyle w:val="NormalTok"/>
        </w:rPr>
        <w:t>(mydat</w:t>
      </w:r>
      <w:r>
        <w:rPr>
          <w:rStyle w:val="OperatorTok"/>
        </w:rPr>
        <w:t>$</w:t>
      </w:r>
      <w:r>
        <w:rPr>
          <w:rStyle w:val="NormalTok"/>
        </w:rPr>
        <w:t xml:space="preserve">favPet, </w:t>
      </w:r>
      <w:r>
        <w:rPr>
          <w:rStyle w:val="DataTypeTok"/>
        </w:rPr>
        <w:t>labels =</w:t>
      </w:r>
      <w:r>
        <w:rPr>
          <w:rStyle w:val="NormalTok"/>
        </w:rPr>
        <w:t xml:space="preserve"> </w:t>
      </w:r>
      <w:r>
        <w:rPr>
          <w:rStyle w:val="KeywordTok"/>
        </w:rPr>
        <w:t>c</w:t>
      </w:r>
      <w:r>
        <w:rPr>
          <w:rStyle w:val="NormalTok"/>
        </w:rPr>
        <w:t>(</w:t>
      </w:r>
      <w:r>
        <w:rPr>
          <w:rStyle w:val="StringTok"/>
        </w:rPr>
        <w:t>'cat'</w:t>
      </w:r>
      <w:r>
        <w:rPr>
          <w:rStyle w:val="NormalTok"/>
        </w:rPr>
        <w:t>,</w:t>
      </w:r>
      <w:r>
        <w:rPr>
          <w:rStyle w:val="StringTok"/>
        </w:rPr>
        <w:t>'dog'</w:t>
      </w:r>
      <w:r>
        <w:rPr>
          <w:rStyle w:val="NormalTok"/>
        </w:rPr>
        <w:t>))</w:t>
      </w:r>
    </w:p>
    <w:p w14:paraId="2AD603BB" w14:textId="6164D068" w:rsidR="007A15DB" w:rsidRDefault="00E65A52">
      <w:pPr>
        <w:pStyle w:val="FirstParagraph"/>
      </w:pPr>
      <w:r>
        <w:t>We can check our new modifications now</w:t>
      </w:r>
      <w:r w:rsidR="00C10472">
        <w:t xml:space="preserve"> and check which R object is our variable</w:t>
      </w:r>
      <w:r>
        <w:t>:</w:t>
      </w:r>
    </w:p>
    <w:p w14:paraId="22201815" w14:textId="1B230C9B" w:rsidR="00C10472" w:rsidRDefault="00C10472">
      <w:pPr>
        <w:pStyle w:val="SourceCode"/>
        <w:rPr>
          <w:rStyle w:val="NormalTok"/>
        </w:rPr>
      </w:pPr>
      <w:r>
        <w:rPr>
          <w:rStyle w:val="KeywordTok"/>
        </w:rPr>
        <w:t>class</w:t>
      </w:r>
      <w:r>
        <w:rPr>
          <w:rStyle w:val="NormalTok"/>
        </w:rPr>
        <w:t>(mydat</w:t>
      </w:r>
      <w:r>
        <w:rPr>
          <w:rStyle w:val="OperatorTok"/>
        </w:rPr>
        <w:t>$</w:t>
      </w:r>
      <w:r>
        <w:rPr>
          <w:rStyle w:val="NormalTok"/>
        </w:rPr>
        <w:t xml:space="preserve">favPet) </w:t>
      </w:r>
    </w:p>
    <w:p w14:paraId="671E0C78" w14:textId="3FBA231B" w:rsidR="007A15DB" w:rsidRDefault="00E65A52">
      <w:pPr>
        <w:pStyle w:val="SourceCode"/>
      </w:pPr>
      <w:r>
        <w:rPr>
          <w:rStyle w:val="VerbatimChar"/>
        </w:rPr>
        <w:t>##</w:t>
      </w:r>
      <w:r w:rsidR="004562C3">
        <w:rPr>
          <w:rStyle w:val="VerbatimChar"/>
        </w:rPr>
        <w:t xml:space="preserve"> [1]</w:t>
      </w:r>
      <w:r>
        <w:rPr>
          <w:rStyle w:val="VerbatimChar"/>
        </w:rPr>
        <w:t xml:space="preserve"> </w:t>
      </w:r>
      <w:r w:rsidR="00C10472">
        <w:rPr>
          <w:rStyle w:val="VerbatimChar"/>
        </w:rPr>
        <w:t>“factor”</w:t>
      </w:r>
    </w:p>
    <w:p w14:paraId="535677C9" w14:textId="77777777" w:rsidR="003D6C79" w:rsidRDefault="003D6C79">
      <w:pPr>
        <w:pStyle w:val="Heading4"/>
      </w:pPr>
      <w:bookmarkStart w:id="18" w:name="X8217887f33f62a71556469aa8d546a4b8db2682"/>
    </w:p>
    <w:p w14:paraId="06D13A94" w14:textId="3FB30F15" w:rsidR="007A15DB" w:rsidRDefault="00616855">
      <w:pPr>
        <w:pStyle w:val="Heading4"/>
      </w:pPr>
      <w:r>
        <w:t>Exercise 6</w:t>
      </w:r>
      <w:r w:rsidR="00E65A52">
        <w:t xml:space="preserve">: Can you please return the record number 12 of the column </w:t>
      </w:r>
      <w:r w:rsidR="00E65A52">
        <w:rPr>
          <w:rStyle w:val="VerbatimChar"/>
        </w:rPr>
        <w:t>favPet</w:t>
      </w:r>
      <w:r w:rsidR="00E65A52">
        <w:t xml:space="preserve"> from </w:t>
      </w:r>
      <w:r w:rsidR="00E65A52">
        <w:rPr>
          <w:rStyle w:val="VerbatimChar"/>
        </w:rPr>
        <w:t>mydat</w:t>
      </w:r>
      <w:r w:rsidR="00E65A52">
        <w:t>? You should see whether she/he answered pet or dog.</w:t>
      </w:r>
      <w:bookmarkEnd w:id="18"/>
    </w:p>
    <w:p w14:paraId="23C0F138" w14:textId="77777777" w:rsidR="007A15DB" w:rsidRDefault="00E65A52">
      <w:pPr>
        <w:pStyle w:val="SourceCode"/>
      </w:pPr>
      <w:r>
        <w:rPr>
          <w:rStyle w:val="NormalTok"/>
        </w:rPr>
        <w:t>mydat</w:t>
      </w:r>
      <w:r>
        <w:rPr>
          <w:rStyle w:val="OperatorTok"/>
        </w:rPr>
        <w:t>$</w:t>
      </w:r>
      <w:r>
        <w:rPr>
          <w:rStyle w:val="NormalTok"/>
        </w:rPr>
        <w:t>favPet[</w:t>
      </w:r>
      <w:r>
        <w:rPr>
          <w:rStyle w:val="DecValTok"/>
        </w:rPr>
        <w:t>12</w:t>
      </w:r>
      <w:r>
        <w:rPr>
          <w:rStyle w:val="NormalTok"/>
        </w:rPr>
        <w:t>]</w:t>
      </w:r>
    </w:p>
    <w:p w14:paraId="20983D8E" w14:textId="2359749D" w:rsidR="00645CF6" w:rsidRDefault="00E65A52" w:rsidP="00A6098A">
      <w:pPr>
        <w:pStyle w:val="SourceCode"/>
      </w:pPr>
      <w:r>
        <w:rPr>
          <w:rStyle w:val="VerbatimChar"/>
        </w:rPr>
        <w:t>## [1] dog</w:t>
      </w:r>
      <w:r>
        <w:br/>
      </w:r>
      <w:r>
        <w:rPr>
          <w:rStyle w:val="VerbatimChar"/>
        </w:rPr>
        <w:t>## Levels: cat dog</w:t>
      </w:r>
    </w:p>
    <w:p w14:paraId="5E09C53B" w14:textId="77777777" w:rsidR="00EA5A0E" w:rsidRDefault="00EA5A0E">
      <w:pPr>
        <w:pStyle w:val="FirstParagraph"/>
      </w:pPr>
    </w:p>
    <w:p w14:paraId="6BBD2381" w14:textId="04236C98" w:rsidR="007A15DB" w:rsidRDefault="00E65A52">
      <w:pPr>
        <w:pStyle w:val="FirstParagraph"/>
      </w:pPr>
      <w:r>
        <w:t xml:space="preserve">To illustrate the usefulness of the factor variables, we can create a </w:t>
      </w:r>
      <w:r>
        <w:rPr>
          <w:rStyle w:val="VerbatimChar"/>
        </w:rPr>
        <w:t>table</w:t>
      </w:r>
      <w:r w:rsidR="00645CF6">
        <w:t xml:space="preserve"> plotting favPet against year </w:t>
      </w:r>
      <w:r>
        <w:t>like this</w:t>
      </w:r>
    </w:p>
    <w:p w14:paraId="5207F656" w14:textId="77777777" w:rsidR="007A15DB" w:rsidRDefault="00E65A52">
      <w:pPr>
        <w:pStyle w:val="SourceCode"/>
      </w:pPr>
      <w:r>
        <w:rPr>
          <w:rStyle w:val="KeywordTok"/>
        </w:rPr>
        <w:t>table</w:t>
      </w:r>
      <w:r>
        <w:rPr>
          <w:rStyle w:val="NormalTok"/>
        </w:rPr>
        <w:t>(mydat</w:t>
      </w:r>
      <w:r>
        <w:rPr>
          <w:rStyle w:val="OperatorTok"/>
        </w:rPr>
        <w:t>$</w:t>
      </w:r>
      <w:r>
        <w:rPr>
          <w:rStyle w:val="NormalTok"/>
        </w:rPr>
        <w:t>year, mydat</w:t>
      </w:r>
      <w:r>
        <w:rPr>
          <w:rStyle w:val="OperatorTok"/>
        </w:rPr>
        <w:t>$</w:t>
      </w:r>
      <w:r>
        <w:rPr>
          <w:rStyle w:val="NormalTok"/>
        </w:rPr>
        <w:t>favPet)</w:t>
      </w:r>
    </w:p>
    <w:p w14:paraId="16821F6E" w14:textId="0B09A87A" w:rsidR="007A15DB" w:rsidRDefault="00E65A52">
      <w:pPr>
        <w:pStyle w:val="SourceCode"/>
      </w:pPr>
      <w:r>
        <w:rPr>
          <w:rStyle w:val="VerbatimChar"/>
        </w:rPr>
        <w:t xml:space="preserve">##       </w:t>
      </w:r>
      <w:r>
        <w:br/>
      </w:r>
      <w:r>
        <w:rPr>
          <w:rStyle w:val="VerbatimChar"/>
        </w:rPr>
        <w:t>##        cat dog</w:t>
      </w:r>
      <w:r>
        <w:br/>
      </w:r>
      <w:r>
        <w:rPr>
          <w:rStyle w:val="VerbatimChar"/>
        </w:rPr>
        <w:t>##   2019   8  19</w:t>
      </w:r>
      <w:r>
        <w:br/>
      </w:r>
      <w:r>
        <w:rPr>
          <w:rStyle w:val="VerbatimChar"/>
        </w:rPr>
        <w:t>##   2020  13  2</w:t>
      </w:r>
      <w:r w:rsidR="00A6098A">
        <w:rPr>
          <w:rStyle w:val="VerbatimChar"/>
        </w:rPr>
        <w:t>7</w:t>
      </w:r>
    </w:p>
    <w:p w14:paraId="18FC7ECD" w14:textId="77777777" w:rsidR="007A15DB" w:rsidRDefault="00E65A52">
      <w:pPr>
        <w:pStyle w:val="FirstParagraph"/>
      </w:pPr>
      <w:r>
        <w:t>Tables are much easier to interpret when using factor variables because they add useful labels to the table and they arrange the factors in a more understandable order.</w:t>
      </w:r>
    </w:p>
    <w:p w14:paraId="35A56AD3" w14:textId="25FFDEFF" w:rsidR="003D6C79" w:rsidRDefault="003D6C79" w:rsidP="003D6C79">
      <w:pPr>
        <w:pStyle w:val="Heading4"/>
        <w:spacing w:before="0"/>
      </w:pPr>
      <w:bookmarkStart w:id="19" w:name="X97e18e1f92f64b1efb673a45680932bf6ec7ea0"/>
    </w:p>
    <w:p w14:paraId="641A94E8" w14:textId="77777777" w:rsidR="003D6C79" w:rsidRPr="003D6C79" w:rsidRDefault="003D6C79" w:rsidP="003D6C79">
      <w:pPr>
        <w:pStyle w:val="BodyText"/>
      </w:pPr>
    </w:p>
    <w:p w14:paraId="29994F06" w14:textId="5A637C53" w:rsidR="007A15DB" w:rsidRDefault="00E65A52" w:rsidP="003D6C79">
      <w:pPr>
        <w:pStyle w:val="Heading4"/>
        <w:spacing w:before="0"/>
      </w:pPr>
      <w:r>
        <w:lastRenderedPageBreak/>
        <w:t xml:space="preserve">Exercise 7: Could you please briefly interpret the results of the above </w:t>
      </w:r>
      <w:r>
        <w:rPr>
          <w:rStyle w:val="VerbatimChar"/>
        </w:rPr>
        <w:t>table(mydat$year, mydat$favPet)</w:t>
      </w:r>
      <w:r>
        <w:t>? What are your conclusions based on the above table? Write down in 2-3 sentences.</w:t>
      </w:r>
      <w:bookmarkEnd w:id="19"/>
    </w:p>
    <w:p w14:paraId="14EACFFD" w14:textId="77777777" w:rsidR="00AB1CA0" w:rsidRDefault="00AB1CA0">
      <w:pPr>
        <w:pStyle w:val="Heading4"/>
      </w:pPr>
      <w:bookmarkStart w:id="20" w:name="X3c88ca2ff77db24e738c9b84bd8f91925851856"/>
    </w:p>
    <w:p w14:paraId="797956C4" w14:textId="3585D003" w:rsidR="007A15DB" w:rsidRDefault="00E65A52">
      <w:pPr>
        <w:pStyle w:val="Heading4"/>
      </w:pPr>
      <w:r>
        <w:t xml:space="preserve">Exercise 8: Could you create another table that shows the distribution of </w:t>
      </w:r>
      <w:r>
        <w:rPr>
          <w:rStyle w:val="VerbatimChar"/>
        </w:rPr>
        <w:t>favPet</w:t>
      </w:r>
      <w:r>
        <w:t xml:space="preserve"> responses among tutor’s name?</w:t>
      </w:r>
      <w:bookmarkEnd w:id="20"/>
    </w:p>
    <w:p w14:paraId="3F02A93F" w14:textId="43BF71B2" w:rsidR="007A15DB" w:rsidRDefault="00E65A52">
      <w:pPr>
        <w:pStyle w:val="SourceCode"/>
      </w:pPr>
      <w:r>
        <w:rPr>
          <w:rStyle w:val="KeywordTok"/>
        </w:rPr>
        <w:t>table</w:t>
      </w:r>
      <w:r>
        <w:rPr>
          <w:rStyle w:val="NormalTok"/>
        </w:rPr>
        <w:t>(mydat</w:t>
      </w:r>
      <w:r>
        <w:rPr>
          <w:rStyle w:val="OperatorTok"/>
        </w:rPr>
        <w:t>$</w:t>
      </w:r>
      <w:r>
        <w:rPr>
          <w:rStyle w:val="NormalTok"/>
        </w:rPr>
        <w:t>tutor, mydat</w:t>
      </w:r>
      <w:r>
        <w:rPr>
          <w:rStyle w:val="OperatorTok"/>
        </w:rPr>
        <w:t>$</w:t>
      </w:r>
      <w:r>
        <w:rPr>
          <w:rStyle w:val="NormalTok"/>
        </w:rPr>
        <w:t>favPet)</w:t>
      </w:r>
    </w:p>
    <w:p w14:paraId="64239C18" w14:textId="3D5CD27A" w:rsidR="007A15DB" w:rsidRDefault="00E65A52" w:rsidP="00A6098A">
      <w:pPr>
        <w:pStyle w:val="SourceCode"/>
        <w:spacing w:after="0"/>
        <w:rPr>
          <w:rStyle w:val="VerbatimChar"/>
          <w:lang w:val="nl-NL"/>
        </w:rPr>
      </w:pPr>
      <w:r w:rsidRPr="00FD67DD">
        <w:rPr>
          <w:rStyle w:val="VerbatimChar"/>
          <w:lang w:val="nl-NL"/>
        </w:rPr>
        <w:t xml:space="preserve">##            </w:t>
      </w:r>
      <w:r w:rsidRPr="00FD67DD">
        <w:rPr>
          <w:lang w:val="nl-NL"/>
        </w:rPr>
        <w:br/>
      </w:r>
      <w:r w:rsidRPr="00FD67DD">
        <w:rPr>
          <w:rStyle w:val="VerbatimChar"/>
          <w:lang w:val="nl-NL"/>
        </w:rPr>
        <w:t>##             cat dog</w:t>
      </w:r>
      <w:r w:rsidRPr="00FD67DD">
        <w:rPr>
          <w:lang w:val="nl-NL"/>
        </w:rPr>
        <w:br/>
      </w:r>
      <w:r w:rsidR="00A6098A">
        <w:rPr>
          <w:rStyle w:val="VerbatimChar"/>
          <w:lang w:val="nl-NL"/>
        </w:rPr>
        <w:t>##   Anouk       4   2</w:t>
      </w:r>
      <w:r w:rsidRPr="00FD67DD">
        <w:rPr>
          <w:lang w:val="nl-NL"/>
        </w:rPr>
        <w:br/>
      </w:r>
      <w:r w:rsidR="00A6098A">
        <w:rPr>
          <w:rStyle w:val="VerbatimChar"/>
          <w:lang w:val="nl-NL"/>
        </w:rPr>
        <w:t>##   Britt       1   5</w:t>
      </w:r>
      <w:r w:rsidRPr="00FD67DD">
        <w:rPr>
          <w:lang w:val="nl-NL"/>
        </w:rPr>
        <w:br/>
      </w:r>
      <w:r w:rsidRPr="00FD67DD">
        <w:rPr>
          <w:rStyle w:val="VerbatimChar"/>
          <w:lang w:val="nl-NL"/>
        </w:rPr>
        <w:t>##   Daniëlle    1   3</w:t>
      </w:r>
      <w:r w:rsidRPr="00FD67DD">
        <w:rPr>
          <w:lang w:val="nl-NL"/>
        </w:rPr>
        <w:br/>
      </w:r>
      <w:r w:rsidRPr="00FD67DD">
        <w:rPr>
          <w:rStyle w:val="VerbatimChar"/>
          <w:lang w:val="nl-NL"/>
        </w:rPr>
        <w:t>##   Hidde       3   7</w:t>
      </w:r>
      <w:r w:rsidRPr="00FD67DD">
        <w:rPr>
          <w:lang w:val="nl-NL"/>
        </w:rPr>
        <w:br/>
      </w:r>
      <w:r w:rsidRPr="00FD67DD">
        <w:rPr>
          <w:rStyle w:val="VerbatimChar"/>
          <w:lang w:val="nl-NL"/>
        </w:rPr>
        <w:t>##   Khrystyna   0   5</w:t>
      </w:r>
      <w:r w:rsidRPr="00FD67DD">
        <w:rPr>
          <w:lang w:val="nl-NL"/>
        </w:rPr>
        <w:br/>
      </w:r>
      <w:r w:rsidRPr="00FD67DD">
        <w:rPr>
          <w:rStyle w:val="VerbatimChar"/>
          <w:lang w:val="nl-NL"/>
        </w:rPr>
        <w:t>##   Koen        3   3</w:t>
      </w:r>
      <w:r w:rsidRPr="00FD67DD">
        <w:rPr>
          <w:lang w:val="nl-NL"/>
        </w:rPr>
        <w:br/>
      </w:r>
      <w:r w:rsidRPr="00FD67DD">
        <w:rPr>
          <w:rStyle w:val="VerbatimChar"/>
          <w:lang w:val="nl-NL"/>
        </w:rPr>
        <w:t>##   PEERS       1   2</w:t>
      </w:r>
    </w:p>
    <w:p w14:paraId="0C51A727" w14:textId="3AED06D7" w:rsidR="00A6098A" w:rsidRDefault="00A6098A" w:rsidP="00A6098A">
      <w:pPr>
        <w:pStyle w:val="SourceCode"/>
        <w:spacing w:after="0"/>
        <w:rPr>
          <w:rStyle w:val="VerbatimChar"/>
          <w:lang w:val="nl-NL"/>
        </w:rPr>
      </w:pPr>
      <w:r w:rsidRPr="00FD67DD">
        <w:rPr>
          <w:rStyle w:val="VerbatimChar"/>
          <w:lang w:val="nl-NL"/>
        </w:rPr>
        <w:t xml:space="preserve">##   </w:t>
      </w:r>
      <w:r>
        <w:rPr>
          <w:rStyle w:val="VerbatimChar"/>
          <w:lang w:val="nl-NL"/>
        </w:rPr>
        <w:t>unknown     8</w:t>
      </w:r>
      <w:r w:rsidRPr="00FD67DD">
        <w:rPr>
          <w:rStyle w:val="VerbatimChar"/>
          <w:lang w:val="nl-NL"/>
        </w:rPr>
        <w:t xml:space="preserve">   </w:t>
      </w:r>
      <w:r>
        <w:rPr>
          <w:rStyle w:val="VerbatimChar"/>
          <w:lang w:val="nl-NL"/>
        </w:rPr>
        <w:t>19</w:t>
      </w:r>
    </w:p>
    <w:p w14:paraId="5795A387" w14:textId="4089143E" w:rsidR="00A6098A" w:rsidRPr="00FD67DD" w:rsidRDefault="00A6098A">
      <w:pPr>
        <w:pStyle w:val="SourceCode"/>
        <w:rPr>
          <w:lang w:val="nl-NL"/>
        </w:rPr>
      </w:pPr>
    </w:p>
    <w:bookmarkStart w:id="21" w:name="data-filtering"/>
    <w:p w14:paraId="0CBB4706" w14:textId="6E5A70E5" w:rsidR="00AB1CA0" w:rsidRDefault="00EA5A0E" w:rsidP="00434C16">
      <w:pPr>
        <w:pStyle w:val="Heading2"/>
        <w:spacing w:before="0"/>
      </w:pPr>
      <w:r>
        <w:rPr>
          <w:noProof/>
        </w:rPr>
        <mc:AlternateContent>
          <mc:Choice Requires="wps">
            <w:drawing>
              <wp:anchor distT="0" distB="0" distL="114300" distR="114300" simplePos="0" relativeHeight="251670528" behindDoc="0" locked="0" layoutInCell="1" allowOverlap="1" wp14:anchorId="16A54A04" wp14:editId="6A40C5D9">
                <wp:simplePos x="0" y="0"/>
                <wp:positionH relativeFrom="column">
                  <wp:posOffset>-5080</wp:posOffset>
                </wp:positionH>
                <wp:positionV relativeFrom="paragraph">
                  <wp:posOffset>249693</wp:posOffset>
                </wp:positionV>
                <wp:extent cx="6332707" cy="630096"/>
                <wp:effectExtent l="12700" t="12700" r="17780" b="17780"/>
                <wp:wrapNone/>
                <wp:docPr id="20" name="Text Box 20"/>
                <wp:cNvGraphicFramePr/>
                <a:graphic xmlns:a="http://schemas.openxmlformats.org/drawingml/2006/main">
                  <a:graphicData uri="http://schemas.microsoft.com/office/word/2010/wordprocessingShape">
                    <wps:wsp>
                      <wps:cNvSpPr txBox="1"/>
                      <wps:spPr>
                        <a:xfrm>
                          <a:off x="0" y="0"/>
                          <a:ext cx="6332707" cy="630096"/>
                        </a:xfrm>
                        <a:prstGeom prst="rect">
                          <a:avLst/>
                        </a:prstGeom>
                        <a:solidFill>
                          <a:schemeClr val="lt1"/>
                        </a:solidFill>
                        <a:ln w="25400">
                          <a:solidFill>
                            <a:prstClr val="black"/>
                          </a:solidFill>
                        </a:ln>
                      </wps:spPr>
                      <wps:txbx>
                        <w:txbxContent>
                          <w:p w14:paraId="59AA78EC" w14:textId="77777777" w:rsidR="00B46B2F" w:rsidRPr="00557837" w:rsidRDefault="00B46B2F" w:rsidP="00EA5A0E">
                            <w:pPr>
                              <w:pStyle w:val="BodyText"/>
                              <w:spacing w:after="0"/>
                            </w:pPr>
                            <w:r w:rsidRPr="00557837">
                              <w:t xml:space="preserve">Learn more about how </w:t>
                            </w:r>
                            <w:r>
                              <w:t>t</w:t>
                            </w:r>
                            <w:r w:rsidRPr="00557837">
                              <w:t>o</w:t>
                            </w:r>
                            <w:r>
                              <w:t xml:space="preserve"> convert and use factors</w:t>
                            </w:r>
                            <w:r w:rsidRPr="00557837">
                              <w:t xml:space="preserve"> here:</w:t>
                            </w:r>
                          </w:p>
                          <w:p w14:paraId="7BEDE779" w14:textId="77777777" w:rsidR="00B46B2F" w:rsidRPr="00557837" w:rsidRDefault="008F68E9" w:rsidP="00EA5A0E">
                            <w:pPr>
                              <w:pStyle w:val="BodyText"/>
                              <w:spacing w:before="0"/>
                            </w:pPr>
                            <w:hyperlink r:id="rId23" w:history="1">
                              <w:r w:rsidR="00B46B2F">
                                <w:rPr>
                                  <w:rStyle w:val="Hyperlink"/>
                                </w:rPr>
                                <w:t>https://swcarpentry.github.io/r-novice-inflammation/12-supp-factors/index.html</w:t>
                              </w:r>
                            </w:hyperlink>
                          </w:p>
                          <w:p w14:paraId="63D764A8" w14:textId="77777777" w:rsidR="00B46B2F" w:rsidRDefault="00B46B2F" w:rsidP="00EA5A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A54A04" id="Text Box 20" o:spid="_x0000_s1031" type="#_x0000_t202" style="position:absolute;margin-left:-.4pt;margin-top:19.65pt;width:498.65pt;height:4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" fillcolor="white [3201]" strokeweight="2pt">
                <v:textbox>
                  <w:txbxContent>
                    <w:p w14:paraId="59AA78EC" w14:textId="77777777" w:rsidR="00B46B2F" w:rsidRPr="00557837" w:rsidRDefault="00B46B2F" w:rsidP="00EA5A0E">
                      <w:pPr>
                        <w:pStyle w:val="BodyText"/>
                        <w:spacing w:after="0"/>
                      </w:pPr>
                      <w:r w:rsidRPr="00557837">
                        <w:t xml:space="preserve">Learn more about how </w:t>
                      </w:r>
                      <w:r>
                        <w:t>t</w:t>
                      </w:r>
                      <w:r w:rsidRPr="00557837">
                        <w:t>o</w:t>
                      </w:r>
                      <w:r>
                        <w:t xml:space="preserve"> convert and use factors</w:t>
                      </w:r>
                      <w:r w:rsidRPr="00557837">
                        <w:t xml:space="preserve"> here:</w:t>
                      </w:r>
                    </w:p>
                    <w:p w14:paraId="7BEDE779" w14:textId="77777777" w:rsidR="00B46B2F" w:rsidRPr="00557837" w:rsidRDefault="00B46B2F" w:rsidP="00EA5A0E">
                      <w:pPr>
                        <w:pStyle w:val="BodyText"/>
                        <w:spacing w:before="0"/>
                      </w:pPr>
                      <w:hyperlink r:id="rId24" w:history="1">
                        <w:r>
                          <w:rPr>
                            <w:rStyle w:val="Hyperlink"/>
                          </w:rPr>
                          <w:t>https://swcarpentry.github.io/r-novice-inflammation/12-supp-factors/index.html</w:t>
                        </w:r>
                      </w:hyperlink>
                    </w:p>
                    <w:p w14:paraId="63D764A8" w14:textId="77777777" w:rsidR="00B46B2F" w:rsidRDefault="00B46B2F" w:rsidP="00EA5A0E"/>
                  </w:txbxContent>
                </v:textbox>
              </v:shape>
            </w:pict>
          </mc:Fallback>
        </mc:AlternateContent>
      </w:r>
    </w:p>
    <w:p w14:paraId="300B89A7" w14:textId="7F52A931" w:rsidR="00AB1CA0" w:rsidRDefault="00AB1CA0" w:rsidP="00434C16">
      <w:pPr>
        <w:pStyle w:val="Heading2"/>
        <w:spacing w:before="0"/>
      </w:pPr>
    </w:p>
    <w:p w14:paraId="0B0D2DD3" w14:textId="544ECEA5" w:rsidR="00EA5A0E" w:rsidRDefault="00EA5A0E" w:rsidP="00EA5A0E">
      <w:pPr>
        <w:pStyle w:val="BodyText"/>
      </w:pPr>
    </w:p>
    <w:p w14:paraId="07B270A2" w14:textId="63979A97" w:rsidR="00EA5A0E" w:rsidRDefault="00EA5A0E" w:rsidP="00EA5A0E">
      <w:pPr>
        <w:pStyle w:val="BodyText"/>
      </w:pPr>
    </w:p>
    <w:p w14:paraId="08486114" w14:textId="77777777" w:rsidR="00AB1CA0" w:rsidRDefault="00AB1CA0" w:rsidP="00434C16">
      <w:pPr>
        <w:pStyle w:val="Heading2"/>
        <w:spacing w:before="0"/>
      </w:pPr>
    </w:p>
    <w:p w14:paraId="45282620" w14:textId="45AC9120" w:rsidR="007A15DB" w:rsidRDefault="00E65A52" w:rsidP="00434C16">
      <w:pPr>
        <w:pStyle w:val="Heading2"/>
        <w:spacing w:before="0"/>
      </w:pPr>
      <w:r>
        <w:t xml:space="preserve">Data </w:t>
      </w:r>
      <w:bookmarkEnd w:id="21"/>
      <w:r w:rsidR="00E039A0">
        <w:t>M</w:t>
      </w:r>
      <w:r w:rsidR="004D59AC">
        <w:t>anipulation</w:t>
      </w:r>
    </w:p>
    <w:p w14:paraId="304B788F" w14:textId="77777777" w:rsidR="007A15DB" w:rsidRDefault="00E65A52">
      <w:pPr>
        <w:pStyle w:val="FirstParagraph"/>
      </w:pPr>
      <w:r>
        <w:t xml:space="preserve">Let’s assume we are </w:t>
      </w:r>
      <w:r w:rsidR="00616855">
        <w:t>seeking to explore responses</w:t>
      </w:r>
      <w:r>
        <w:t xml:space="preserve"> for</w:t>
      </w:r>
      <w:r w:rsidR="00616855">
        <w:t xml:space="preserve"> only</w:t>
      </w:r>
      <w:r>
        <w:t xml:space="preserve"> the year 2020, how would you do that? We can use </w:t>
      </w:r>
      <w:r>
        <w:rPr>
          <w:rStyle w:val="VerbatimChar"/>
        </w:rPr>
        <w:t>filter()</w:t>
      </w:r>
      <w:r>
        <w:t xml:space="preserve"> function from </w:t>
      </w:r>
      <w:r>
        <w:rPr>
          <w:rStyle w:val="VerbatimChar"/>
        </w:rPr>
        <w:t>dpyyr</w:t>
      </w:r>
      <w:r w:rsidR="00616855">
        <w:rPr>
          <w:rStyle w:val="VerbatimChar"/>
        </w:rPr>
        <w:t xml:space="preserve"> </w:t>
      </w:r>
      <w:r w:rsidR="00616855" w:rsidRPr="00616855">
        <w:rPr>
          <w:rStyle w:val="VerbatimChar"/>
          <w:rFonts w:asciiTheme="minorHAnsi" w:hAnsiTheme="minorHAnsi"/>
        </w:rPr>
        <w:t>library</w:t>
      </w:r>
      <w:r>
        <w:t>. We therefore need to install it:</w:t>
      </w:r>
    </w:p>
    <w:p w14:paraId="5A5CE51B" w14:textId="77777777" w:rsidR="007A15DB" w:rsidRDefault="00E65A52">
      <w:pPr>
        <w:pStyle w:val="SourceCode"/>
      </w:pPr>
      <w:r w:rsidRPr="00616855">
        <w:rPr>
          <w:rStyle w:val="CommentTok"/>
          <w:b/>
          <w:i w:val="0"/>
          <w:color w:val="1F497D" w:themeColor="text2"/>
        </w:rPr>
        <w:t>install.packages</w:t>
      </w:r>
      <w:r w:rsidRPr="00616855">
        <w:rPr>
          <w:rStyle w:val="CommentTok"/>
          <w:i w:val="0"/>
          <w:color w:val="auto"/>
        </w:rPr>
        <w:t>("dplyr")</w:t>
      </w:r>
      <w:r>
        <w:br/>
      </w:r>
      <w:r>
        <w:rPr>
          <w:rStyle w:val="KeywordTok"/>
        </w:rPr>
        <w:t>library</w:t>
      </w:r>
      <w:r>
        <w:rPr>
          <w:rStyle w:val="NormalTok"/>
        </w:rPr>
        <w:t>(dplyr)</w:t>
      </w:r>
    </w:p>
    <w:p w14:paraId="38CE30E0" w14:textId="77777777" w:rsidR="007A15DB" w:rsidRDefault="00E65A52">
      <w:pPr>
        <w:pStyle w:val="FirstParagraph"/>
      </w:pPr>
      <w:r>
        <w:t>Now, we can create a subset of mydat dataset. Lets filter the data for the year 2020</w:t>
      </w:r>
      <w:r w:rsidR="00616855">
        <w:t xml:space="preserve"> as following:</w:t>
      </w:r>
    </w:p>
    <w:p w14:paraId="5935C2B6" w14:textId="77777777" w:rsidR="007A15DB" w:rsidRDefault="00E65A52">
      <w:pPr>
        <w:pStyle w:val="SourceCode"/>
      </w:pPr>
      <w:r>
        <w:rPr>
          <w:rStyle w:val="NormalTok"/>
        </w:rPr>
        <w:t>mydat2020 &lt;-</w:t>
      </w:r>
      <w:r>
        <w:rPr>
          <w:rStyle w:val="StringTok"/>
        </w:rPr>
        <w:t xml:space="preserve"> </w:t>
      </w:r>
      <w:r>
        <w:rPr>
          <w:rStyle w:val="KeywordTok"/>
        </w:rPr>
        <w:t>filter</w:t>
      </w:r>
      <w:r>
        <w:rPr>
          <w:rStyle w:val="NormalTok"/>
        </w:rPr>
        <w:t xml:space="preserve">(mydat, year </w:t>
      </w:r>
      <w:r>
        <w:rPr>
          <w:rStyle w:val="OperatorTok"/>
        </w:rPr>
        <w:t>==</w:t>
      </w:r>
      <w:r>
        <w:rPr>
          <w:rStyle w:val="StringTok"/>
        </w:rPr>
        <w:t xml:space="preserve"> '2020'</w:t>
      </w:r>
      <w:r>
        <w:rPr>
          <w:rStyle w:val="NormalTok"/>
        </w:rPr>
        <w:t>)</w:t>
      </w:r>
    </w:p>
    <w:p w14:paraId="7E7BA8F0" w14:textId="5E9D96DC" w:rsidR="00616855" w:rsidRDefault="00616855">
      <w:pPr>
        <w:pStyle w:val="FirstParagraph"/>
      </w:pPr>
      <w:r>
        <w:t>So, mydat2020 will contain just data from 2020.</w:t>
      </w:r>
    </w:p>
    <w:p w14:paraId="690D03CF" w14:textId="77777777" w:rsidR="007A15DB" w:rsidRDefault="00E65A52">
      <w:pPr>
        <w:pStyle w:val="FirstParagraph"/>
      </w:pPr>
      <w:r>
        <w:t xml:space="preserve">You can also use the </w:t>
      </w:r>
      <w:r>
        <w:rPr>
          <w:rStyle w:val="VerbatimChar"/>
        </w:rPr>
        <w:t>filter()</w:t>
      </w:r>
      <w:r>
        <w:t xml:space="preserve"> </w:t>
      </w:r>
      <w:r w:rsidR="00616855">
        <w:t>function</w:t>
      </w:r>
      <w:r>
        <w:t xml:space="preserve"> to set two conditions, which could retrieve a single observation.</w:t>
      </w:r>
    </w:p>
    <w:p w14:paraId="33580985" w14:textId="463FA3D4" w:rsidR="007A15DB" w:rsidRPr="00187088" w:rsidRDefault="00616855">
      <w:pPr>
        <w:pStyle w:val="BodyText"/>
        <w:rPr>
          <w:rFonts w:asciiTheme="majorHAnsi" w:hAnsiTheme="majorHAnsi" w:cstheme="majorHAnsi"/>
          <w:szCs w:val="22"/>
        </w:rPr>
      </w:pPr>
      <w:r w:rsidRPr="00187088">
        <w:rPr>
          <w:rFonts w:asciiTheme="majorHAnsi" w:hAnsiTheme="majorHAnsi" w:cstheme="majorHAnsi"/>
          <w:szCs w:val="22"/>
        </w:rPr>
        <w:t xml:space="preserve">- </w:t>
      </w:r>
      <w:r w:rsidR="00DD42C3">
        <w:rPr>
          <w:rFonts w:asciiTheme="majorHAnsi" w:hAnsiTheme="majorHAnsi" w:cstheme="majorHAnsi"/>
          <w:szCs w:val="22"/>
        </w:rPr>
        <w:t>Creating a new object resulting from f</w:t>
      </w:r>
      <w:r w:rsidR="00E65A52" w:rsidRPr="00187088">
        <w:rPr>
          <w:rFonts w:asciiTheme="majorHAnsi" w:hAnsiTheme="majorHAnsi" w:cstheme="majorHAnsi"/>
          <w:szCs w:val="22"/>
        </w:rPr>
        <w:t>iltering for one favourite pet and one year:</w:t>
      </w:r>
    </w:p>
    <w:p w14:paraId="53720DAE" w14:textId="77777777" w:rsidR="007A15DB" w:rsidRDefault="00E65A52">
      <w:pPr>
        <w:pStyle w:val="SourceCode"/>
      </w:pPr>
      <w:r>
        <w:rPr>
          <w:rStyle w:val="NormalTok"/>
        </w:rPr>
        <w:t>mydat2019cats &lt;-</w:t>
      </w:r>
      <w:r>
        <w:rPr>
          <w:rStyle w:val="StringTok"/>
        </w:rPr>
        <w:t xml:space="preserve"> </w:t>
      </w:r>
      <w:r>
        <w:rPr>
          <w:rStyle w:val="KeywordTok"/>
        </w:rPr>
        <w:t>filter</w:t>
      </w:r>
      <w:r>
        <w:rPr>
          <w:rStyle w:val="NormalTok"/>
        </w:rPr>
        <w:t xml:space="preserve">(mydat, year </w:t>
      </w:r>
      <w:r>
        <w:rPr>
          <w:rStyle w:val="OperatorTok"/>
        </w:rPr>
        <w:t>==</w:t>
      </w:r>
      <w:r>
        <w:rPr>
          <w:rStyle w:val="StringTok"/>
        </w:rPr>
        <w:t xml:space="preserve"> '2019'</w:t>
      </w:r>
      <w:r>
        <w:rPr>
          <w:rStyle w:val="NormalTok"/>
        </w:rPr>
        <w:t xml:space="preserve">,favPet </w:t>
      </w:r>
      <w:r>
        <w:rPr>
          <w:rStyle w:val="OperatorTok"/>
        </w:rPr>
        <w:t>==</w:t>
      </w:r>
      <w:r>
        <w:rPr>
          <w:rStyle w:val="StringTok"/>
        </w:rPr>
        <w:t xml:space="preserve"> 'cat'</w:t>
      </w:r>
      <w:r>
        <w:rPr>
          <w:rStyle w:val="NormalTok"/>
        </w:rPr>
        <w:t>)</w:t>
      </w:r>
    </w:p>
    <w:p w14:paraId="5983A84C" w14:textId="1A3B32B1" w:rsidR="007A15DB" w:rsidRDefault="00E65A52">
      <w:pPr>
        <w:pStyle w:val="Heading4"/>
      </w:pPr>
      <w:bookmarkStart w:id="22" w:name="X2eb7eae376eb9722bea94bbc446774b6687cfef"/>
      <w:r>
        <w:lastRenderedPageBreak/>
        <w:t xml:space="preserve">Exercise 9: Filter </w:t>
      </w:r>
      <w:r>
        <w:rPr>
          <w:rStyle w:val="VerbatimChar"/>
        </w:rPr>
        <w:t>mydat</w:t>
      </w:r>
      <w:r>
        <w:t xml:space="preserve"> dataset for only records within tutor name </w:t>
      </w:r>
      <w:r w:rsidR="00616855">
        <w:t>equal(==) to</w:t>
      </w:r>
      <w:r>
        <w:t xml:space="preserve"> </w:t>
      </w:r>
      <w:r w:rsidR="00616855">
        <w:t>`</w:t>
      </w:r>
      <w:r>
        <w:t>Koen</w:t>
      </w:r>
      <w:r w:rsidR="00616855">
        <w:t>`</w:t>
      </w:r>
      <w:r>
        <w:t>.</w:t>
      </w:r>
      <w:bookmarkEnd w:id="22"/>
    </w:p>
    <w:p w14:paraId="73975761" w14:textId="77777777" w:rsidR="007A15DB" w:rsidRPr="00FD67DD" w:rsidRDefault="00E65A52">
      <w:pPr>
        <w:pStyle w:val="SourceCode"/>
        <w:rPr>
          <w:lang w:val="nl-NL"/>
        </w:rPr>
      </w:pPr>
      <w:r w:rsidRPr="00FD67DD">
        <w:rPr>
          <w:rStyle w:val="NormalTok"/>
          <w:lang w:val="nl-NL"/>
        </w:rPr>
        <w:t>mydatkoen &lt;-</w:t>
      </w:r>
      <w:r w:rsidRPr="00FD67DD">
        <w:rPr>
          <w:rStyle w:val="StringTok"/>
          <w:lang w:val="nl-NL"/>
        </w:rPr>
        <w:t xml:space="preserve"> </w:t>
      </w:r>
      <w:r w:rsidRPr="00FD67DD">
        <w:rPr>
          <w:rStyle w:val="KeywordTok"/>
          <w:lang w:val="nl-NL"/>
        </w:rPr>
        <w:t>filter</w:t>
      </w:r>
      <w:r w:rsidRPr="00FD67DD">
        <w:rPr>
          <w:rStyle w:val="NormalTok"/>
          <w:lang w:val="nl-NL"/>
        </w:rPr>
        <w:t xml:space="preserve">(mydat,tutor </w:t>
      </w:r>
      <w:r w:rsidRPr="00FD67DD">
        <w:rPr>
          <w:rStyle w:val="OperatorTok"/>
          <w:lang w:val="nl-NL"/>
        </w:rPr>
        <w:t>==</w:t>
      </w:r>
      <w:r w:rsidRPr="00FD67DD">
        <w:rPr>
          <w:rStyle w:val="StringTok"/>
          <w:lang w:val="nl-NL"/>
        </w:rPr>
        <w:t xml:space="preserve"> 'Koen'</w:t>
      </w:r>
      <w:r w:rsidRPr="00FD67DD">
        <w:rPr>
          <w:rStyle w:val="NormalTok"/>
          <w:lang w:val="nl-NL"/>
        </w:rPr>
        <w:t>)</w:t>
      </w:r>
    </w:p>
    <w:p w14:paraId="391C2731" w14:textId="0B2B4CA5" w:rsidR="004D59AC" w:rsidRPr="00BA62B2" w:rsidRDefault="00DD42C3">
      <w:pPr>
        <w:pStyle w:val="FirstParagraph"/>
        <w:rPr>
          <w:lang w:val="nl-NL"/>
        </w:rPr>
      </w:pPr>
      <w:r>
        <w:rPr>
          <w:noProof/>
        </w:rPr>
        <mc:AlternateContent>
          <mc:Choice Requires="wps">
            <w:drawing>
              <wp:anchor distT="0" distB="0" distL="114300" distR="114300" simplePos="0" relativeHeight="251672576" behindDoc="0" locked="0" layoutInCell="1" allowOverlap="1" wp14:anchorId="140A5610" wp14:editId="16AE7D42">
                <wp:simplePos x="0" y="0"/>
                <wp:positionH relativeFrom="column">
                  <wp:posOffset>-5080</wp:posOffset>
                </wp:positionH>
                <wp:positionV relativeFrom="paragraph">
                  <wp:posOffset>163811</wp:posOffset>
                </wp:positionV>
                <wp:extent cx="6332220" cy="629920"/>
                <wp:effectExtent l="12700" t="12700" r="17780" b="17780"/>
                <wp:wrapNone/>
                <wp:docPr id="21" name="Text Box 21"/>
                <wp:cNvGraphicFramePr/>
                <a:graphic xmlns:a="http://schemas.openxmlformats.org/drawingml/2006/main">
                  <a:graphicData uri="http://schemas.microsoft.com/office/word/2010/wordprocessingShape">
                    <wps:wsp>
                      <wps:cNvSpPr txBox="1"/>
                      <wps:spPr>
                        <a:xfrm>
                          <a:off x="0" y="0"/>
                          <a:ext cx="6332220" cy="629920"/>
                        </a:xfrm>
                        <a:prstGeom prst="rect">
                          <a:avLst/>
                        </a:prstGeom>
                        <a:solidFill>
                          <a:schemeClr val="lt1"/>
                        </a:solidFill>
                        <a:ln w="25400">
                          <a:solidFill>
                            <a:prstClr val="black"/>
                          </a:solidFill>
                        </a:ln>
                      </wps:spPr>
                      <wps:txbx>
                        <w:txbxContent>
                          <w:p w14:paraId="01DF0B44" w14:textId="3F07FD9B" w:rsidR="00B46B2F" w:rsidRPr="00DD42C3" w:rsidRDefault="00B46B2F" w:rsidP="00DD42C3">
                            <w:pPr>
                              <w:rPr>
                                <w:rFonts w:asciiTheme="majorHAnsi" w:hAnsiTheme="majorHAnsi" w:cstheme="majorHAnsi"/>
                                <w:sz w:val="22"/>
                                <w:szCs w:val="22"/>
                              </w:rPr>
                            </w:pPr>
                            <w:r w:rsidRPr="00DD42C3">
                              <w:rPr>
                                <w:rFonts w:asciiTheme="majorHAnsi" w:hAnsiTheme="majorHAnsi" w:cstheme="majorHAnsi"/>
                                <w:sz w:val="22"/>
                                <w:szCs w:val="22"/>
                              </w:rPr>
                              <w:t xml:space="preserve">Learn more about aggregating and manipulating data using dplyr library here: </w:t>
                            </w:r>
                            <w:hyperlink r:id="rId25" w:history="1">
                              <w:r w:rsidRPr="00DD42C3">
                                <w:rPr>
                                  <w:rStyle w:val="Hyperlink"/>
                                  <w:rFonts w:asciiTheme="majorHAnsi" w:hAnsiTheme="majorHAnsi" w:cstheme="majorHAnsi"/>
                                  <w:sz w:val="22"/>
                                  <w:szCs w:val="22"/>
                                </w:rPr>
                                <w:t>https://rpubs.com/williamsurles/292547</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40A5610" id="Text Box 21" o:spid="_x0000_s1032" type="#_x0000_t202" style="position:absolute;margin-left:-.4pt;margin-top:12.9pt;width:498.6pt;height:49.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" fillcolor="white [3201]" strokeweight="2pt">
                <v:textbox>
                  <w:txbxContent>
                    <w:p w14:paraId="01DF0B44" w14:textId="3F07FD9B" w:rsidR="00B46B2F" w:rsidRPr="00DD42C3" w:rsidRDefault="00B46B2F" w:rsidP="00DD42C3">
                      <w:pPr>
                        <w:rPr>
                          <w:rFonts w:asciiTheme="majorHAnsi" w:hAnsiTheme="majorHAnsi" w:cstheme="majorHAnsi"/>
                          <w:sz w:val="22"/>
                          <w:szCs w:val="22"/>
                        </w:rPr>
                      </w:pPr>
                      <w:r w:rsidRPr="00DD42C3">
                        <w:rPr>
                          <w:rFonts w:asciiTheme="majorHAnsi" w:hAnsiTheme="majorHAnsi" w:cstheme="majorHAnsi"/>
                          <w:sz w:val="22"/>
                          <w:szCs w:val="22"/>
                        </w:rPr>
                        <w:t xml:space="preserve">Learn more about aggregating and manipulating data using dplyr library here: </w:t>
                      </w:r>
                      <w:hyperlink r:id="rId26" w:history="1">
                        <w:r w:rsidRPr="00DD42C3">
                          <w:rPr>
                            <w:rStyle w:val="Hyperlink"/>
                            <w:rFonts w:asciiTheme="majorHAnsi" w:hAnsiTheme="majorHAnsi" w:cstheme="majorHAnsi"/>
                            <w:sz w:val="22"/>
                            <w:szCs w:val="22"/>
                          </w:rPr>
                          <w:t>https://rpubs.com/williamsurles/292547</w:t>
                        </w:r>
                      </w:hyperlink>
                    </w:p>
                  </w:txbxContent>
                </v:textbox>
              </v:shape>
            </w:pict>
          </mc:Fallback>
        </mc:AlternateContent>
      </w:r>
    </w:p>
    <w:p w14:paraId="57F6290C" w14:textId="5E44A999" w:rsidR="00DD42C3" w:rsidRPr="00BA62B2" w:rsidRDefault="00DD42C3">
      <w:pPr>
        <w:pStyle w:val="FirstParagraph"/>
        <w:rPr>
          <w:lang w:val="nl-NL"/>
        </w:rPr>
      </w:pPr>
    </w:p>
    <w:p w14:paraId="7F67F744" w14:textId="5EE92FFA" w:rsidR="00DD42C3" w:rsidRPr="00BA62B2" w:rsidRDefault="00DD42C3">
      <w:pPr>
        <w:pStyle w:val="FirstParagraph"/>
        <w:rPr>
          <w:lang w:val="nl-NL"/>
        </w:rPr>
      </w:pPr>
    </w:p>
    <w:p w14:paraId="2F7539E3" w14:textId="77777777" w:rsidR="00DD42C3" w:rsidRPr="00BA62B2" w:rsidRDefault="00DD42C3">
      <w:pPr>
        <w:pStyle w:val="FirstParagraph"/>
        <w:rPr>
          <w:lang w:val="nl-NL"/>
        </w:rPr>
      </w:pPr>
    </w:p>
    <w:p w14:paraId="1000123C" w14:textId="2F461A8C" w:rsidR="007A15DB" w:rsidRDefault="00E65A52">
      <w:pPr>
        <w:pStyle w:val="FirstParagraph"/>
      </w:pPr>
      <w:r>
        <w:t>At this point, we have successfully completed our goal of handling data quality issues such as missing values, transforming data types and dummy variables. Now, it is time to explore</w:t>
      </w:r>
      <w:r w:rsidR="004D59AC">
        <w:t xml:space="preserve"> </w:t>
      </w:r>
      <w:r>
        <w:t>the data.</w:t>
      </w:r>
    </w:p>
    <w:p w14:paraId="6EB60423" w14:textId="367ED9DB" w:rsidR="00434C16" w:rsidRDefault="00434C16" w:rsidP="00434C16">
      <w:pPr>
        <w:pStyle w:val="BodyText"/>
      </w:pPr>
      <w:bookmarkStart w:id="23" w:name="exploring-the-dataset."/>
    </w:p>
    <w:p w14:paraId="4C8DFEDF" w14:textId="77777777" w:rsidR="00DD42C3" w:rsidRPr="00434C16" w:rsidRDefault="00DD42C3" w:rsidP="00434C16">
      <w:pPr>
        <w:pStyle w:val="BodyText"/>
      </w:pPr>
    </w:p>
    <w:bookmarkEnd w:id="23"/>
    <w:p w14:paraId="6DC85425" w14:textId="456A6A02" w:rsidR="007A15DB" w:rsidRDefault="00E039A0" w:rsidP="004D59AC">
      <w:pPr>
        <w:pStyle w:val="Heading2"/>
      </w:pPr>
      <w:r>
        <w:t>Data Exploration</w:t>
      </w:r>
    </w:p>
    <w:p w14:paraId="3951132B" w14:textId="24CE0F09" w:rsidR="007A15DB" w:rsidRDefault="00E65A52">
      <w:pPr>
        <w:pStyle w:val="FirstParagraph"/>
      </w:pPr>
      <w:r>
        <w:t xml:space="preserve">We first need to compute some </w:t>
      </w:r>
      <w:r w:rsidR="00616855">
        <w:t>statistics</w:t>
      </w:r>
      <w:r>
        <w:t xml:space="preserve"> for the variables in our dataset. In this section, we will go deeply into summary statistics such as mean, variance and standard deviation.</w:t>
      </w:r>
    </w:p>
    <w:p w14:paraId="765918AF" w14:textId="77777777" w:rsidR="007A15DB" w:rsidRPr="00187088" w:rsidRDefault="00E65A52">
      <w:pPr>
        <w:pStyle w:val="BodyText"/>
        <w:rPr>
          <w:rFonts w:asciiTheme="majorHAnsi" w:hAnsiTheme="majorHAnsi" w:cstheme="majorHAnsi"/>
          <w:szCs w:val="22"/>
        </w:rPr>
      </w:pPr>
      <w:r w:rsidRPr="00187088">
        <w:rPr>
          <w:rFonts w:asciiTheme="majorHAnsi" w:hAnsiTheme="majorHAnsi" w:cstheme="majorHAnsi"/>
          <w:szCs w:val="22"/>
        </w:rPr>
        <w:t xml:space="preserve">Like Workshop1, lets try to calculate the mean of one variable. Let’s take the mean of variable </w:t>
      </w:r>
      <w:r w:rsidRPr="00187088">
        <w:rPr>
          <w:rStyle w:val="VerbatimChar"/>
          <w:rFonts w:asciiTheme="majorHAnsi" w:hAnsiTheme="majorHAnsi" w:cstheme="majorHAnsi"/>
          <w:szCs w:val="22"/>
        </w:rPr>
        <w:t>age</w:t>
      </w:r>
      <w:r w:rsidRPr="00187088">
        <w:rPr>
          <w:rFonts w:asciiTheme="majorHAnsi" w:hAnsiTheme="majorHAnsi" w:cstheme="majorHAnsi"/>
          <w:szCs w:val="22"/>
        </w:rPr>
        <w:t xml:space="preserve"> as following:</w:t>
      </w:r>
    </w:p>
    <w:p w14:paraId="5314D707" w14:textId="77777777" w:rsidR="007A15DB" w:rsidRDefault="00E65A52">
      <w:pPr>
        <w:pStyle w:val="SourceCode"/>
      </w:pPr>
      <w:r>
        <w:rPr>
          <w:rStyle w:val="KeywordTok"/>
        </w:rPr>
        <w:t>mean</w:t>
      </w:r>
      <w:r>
        <w:rPr>
          <w:rStyle w:val="NormalTok"/>
        </w:rPr>
        <w:t>(mydat</w:t>
      </w:r>
      <w:r>
        <w:rPr>
          <w:rStyle w:val="OperatorTok"/>
        </w:rPr>
        <w:t>$</w:t>
      </w:r>
      <w:r>
        <w:rPr>
          <w:rStyle w:val="NormalTok"/>
        </w:rPr>
        <w:t>age)</w:t>
      </w:r>
    </w:p>
    <w:p w14:paraId="6189FF48" w14:textId="77777777" w:rsidR="007A15DB" w:rsidRDefault="00E65A52">
      <w:pPr>
        <w:pStyle w:val="SourceCode"/>
      </w:pPr>
      <w:r>
        <w:rPr>
          <w:rStyle w:val="VerbatimChar"/>
        </w:rPr>
        <w:t>## [1] NA</w:t>
      </w:r>
    </w:p>
    <w:p w14:paraId="061361E6" w14:textId="77777777" w:rsidR="007A15DB" w:rsidRDefault="00E65A52">
      <w:pPr>
        <w:pStyle w:val="FirstParagraph"/>
      </w:pPr>
      <w:r>
        <w:t>It returns NA.</w:t>
      </w:r>
    </w:p>
    <w:p w14:paraId="32058F3B" w14:textId="77777777" w:rsidR="00DD42C3" w:rsidRDefault="00DD42C3">
      <w:pPr>
        <w:pStyle w:val="Heading4"/>
      </w:pPr>
      <w:bookmarkStart w:id="24" w:name="X55251fea34c716b2c6dc1be379192f6fe8bfec3"/>
    </w:p>
    <w:p w14:paraId="309F67E2" w14:textId="2A0C3979" w:rsidR="007A15DB" w:rsidRDefault="00E65A52" w:rsidP="00DD42C3">
      <w:pPr>
        <w:pStyle w:val="Heading4"/>
        <w:spacing w:before="0"/>
      </w:pPr>
      <w:r>
        <w:t xml:space="preserve">Exercise 10: Can you calculate the mean of </w:t>
      </w:r>
      <w:r>
        <w:rPr>
          <w:rStyle w:val="VerbatimChar"/>
        </w:rPr>
        <w:t>length</w:t>
      </w:r>
      <w:r>
        <w:t>?</w:t>
      </w:r>
      <w:bookmarkEnd w:id="24"/>
      <w:r w:rsidR="00CC2102">
        <w:t xml:space="preserve"> What do you observe? Why is this the case?.</w:t>
      </w:r>
      <w:r w:rsidR="00C5434A">
        <w:t xml:space="preserve"> </w:t>
      </w:r>
    </w:p>
    <w:p w14:paraId="5E395F8B" w14:textId="058F3186" w:rsidR="00C5434A" w:rsidRDefault="00C5434A" w:rsidP="00C5434A">
      <w:pPr>
        <w:pStyle w:val="BodyText"/>
      </w:pPr>
      <w:r w:rsidRPr="00187088">
        <w:rPr>
          <w:rFonts w:asciiTheme="majorHAnsi" w:hAnsiTheme="majorHAnsi" w:cstheme="majorHAnsi"/>
          <w:szCs w:val="22"/>
        </w:rPr>
        <w:t>Check this Rdocumentation tutorial to get more information (or type ?mean() in the R source):</w:t>
      </w:r>
      <w:r>
        <w:t xml:space="preserve"> </w:t>
      </w:r>
      <w:hyperlink r:id="rId27" w:history="1">
        <w:r>
          <w:rPr>
            <w:rStyle w:val="Hyperlink"/>
          </w:rPr>
          <w:t>https://www.rdocumentation.org/packages/base/versions/3.6.2/topics/mean</w:t>
        </w:r>
      </w:hyperlink>
    </w:p>
    <w:p w14:paraId="6E610CD6" w14:textId="77777777" w:rsidR="007A15DB" w:rsidRDefault="00E65A52">
      <w:pPr>
        <w:pStyle w:val="SourceCode"/>
      </w:pPr>
      <w:r>
        <w:rPr>
          <w:rStyle w:val="KeywordTok"/>
        </w:rPr>
        <w:t>mean</w:t>
      </w:r>
      <w:r>
        <w:rPr>
          <w:rStyle w:val="NormalTok"/>
        </w:rPr>
        <w:t>(mydat</w:t>
      </w:r>
      <w:r>
        <w:rPr>
          <w:rStyle w:val="OperatorTok"/>
        </w:rPr>
        <w:t>$</w:t>
      </w:r>
      <w:r>
        <w:rPr>
          <w:rStyle w:val="NormalTok"/>
        </w:rPr>
        <w:t xml:space="preserve">length) </w:t>
      </w:r>
      <w:r>
        <w:rPr>
          <w:rStyle w:val="CommentTok"/>
        </w:rPr>
        <w:t># It also returns NA.</w:t>
      </w:r>
    </w:p>
    <w:p w14:paraId="1C364F60" w14:textId="77777777" w:rsidR="007A15DB" w:rsidRDefault="00E65A52">
      <w:pPr>
        <w:pStyle w:val="SourceCode"/>
      </w:pPr>
      <w:r>
        <w:rPr>
          <w:rStyle w:val="VerbatimChar"/>
        </w:rPr>
        <w:t>## [1] NA</w:t>
      </w:r>
    </w:p>
    <w:p w14:paraId="6A8FE36C" w14:textId="77777777" w:rsidR="007A15DB" w:rsidRDefault="00E65A52">
      <w:pPr>
        <w:pStyle w:val="FirstParagraph"/>
      </w:pPr>
      <w:r>
        <w:t xml:space="preserve">An important takehome is that </w:t>
      </w:r>
      <w:r>
        <w:rPr>
          <w:rStyle w:val="VerbatimChar"/>
        </w:rPr>
        <w:t>mean()</w:t>
      </w:r>
      <w:r>
        <w:t xml:space="preserve"> function will return NA if </w:t>
      </w:r>
      <w:r w:rsidR="00616855">
        <w:t>you attempt to compute the mean, or other computation, with NA values and without any noticeable input  to R</w:t>
      </w:r>
      <w:r>
        <w:t xml:space="preserve">. Make sense right? Indeed, using </w:t>
      </w:r>
      <w:r>
        <w:rPr>
          <w:rStyle w:val="VerbatimChar"/>
        </w:rPr>
        <w:t>mean()</w:t>
      </w:r>
      <w:r>
        <w:t xml:space="preserve"> with no specification dealing with NA will not return the mean.</w:t>
      </w:r>
    </w:p>
    <w:p w14:paraId="403A05D0" w14:textId="17B5A1A3" w:rsidR="00FC5B0A" w:rsidRDefault="00FC5B0A" w:rsidP="00DD42C3">
      <w:pPr>
        <w:pStyle w:val="BodyText"/>
        <w:spacing w:before="0" w:after="0"/>
      </w:pPr>
    </w:p>
    <w:p w14:paraId="0C3F087E" w14:textId="52CD5394" w:rsidR="007A15DB" w:rsidRDefault="00E65A52" w:rsidP="00DD42C3">
      <w:pPr>
        <w:pStyle w:val="BodyText"/>
        <w:spacing w:before="0" w:after="0"/>
      </w:pPr>
      <w:r>
        <w:t xml:space="preserve">Thus, in order to calculate the mean, we need to add </w:t>
      </w:r>
      <w:r>
        <w:rPr>
          <w:rStyle w:val="VerbatimChar"/>
        </w:rPr>
        <w:t>na.rm = TRUE</w:t>
      </w:r>
      <w:r w:rsidR="00ED3ADD">
        <w:rPr>
          <w:rStyle w:val="VerbatimChar"/>
        </w:rPr>
        <w:t xml:space="preserve"> </w:t>
      </w:r>
      <w:r>
        <w:t xml:space="preserve">on </w:t>
      </w:r>
      <w:r>
        <w:rPr>
          <w:rStyle w:val="VerbatimChar"/>
        </w:rPr>
        <w:t>mean()</w:t>
      </w:r>
      <w:r>
        <w:t xml:space="preserve"> function. </w:t>
      </w:r>
      <w:r w:rsidR="00FC5B0A">
        <w:t xml:space="preserve">It </w:t>
      </w:r>
      <w:r w:rsidR="00616855">
        <w:t>indicate</w:t>
      </w:r>
      <w:r w:rsidR="00FC5B0A">
        <w:t>s</w:t>
      </w:r>
      <w:r w:rsidR="00616855">
        <w:t xml:space="preserve"> </w:t>
      </w:r>
      <w:r>
        <w:t>to drop the NA values from the calculations.</w:t>
      </w:r>
    </w:p>
    <w:p w14:paraId="693580EB" w14:textId="77777777" w:rsidR="007A15DB" w:rsidRDefault="00E65A52">
      <w:pPr>
        <w:pStyle w:val="SourceCode"/>
      </w:pPr>
      <w:r>
        <w:rPr>
          <w:rStyle w:val="KeywordTok"/>
        </w:rPr>
        <w:t>mean</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38CDAA08" w14:textId="4500B4BF" w:rsidR="00DD42C3" w:rsidRDefault="00E65A52" w:rsidP="00DD42C3">
      <w:pPr>
        <w:pStyle w:val="SourceCode"/>
      </w:pPr>
      <w:r>
        <w:rPr>
          <w:rStyle w:val="VerbatimChar"/>
        </w:rPr>
        <w:t>## [1] 21.</w:t>
      </w:r>
      <w:r w:rsidR="000B6226">
        <w:rPr>
          <w:rStyle w:val="VerbatimChar"/>
        </w:rPr>
        <w:t>64179</w:t>
      </w:r>
      <w:bookmarkStart w:id="25" w:name="Xaccb3466c040363074d20964634be47e7190583"/>
    </w:p>
    <w:p w14:paraId="3C8668C4" w14:textId="1A548DB9" w:rsidR="007A15DB" w:rsidRDefault="00E65A52">
      <w:pPr>
        <w:pStyle w:val="Heading4"/>
      </w:pPr>
      <w:r>
        <w:lastRenderedPageBreak/>
        <w:t xml:space="preserve">Exercise 11: Can you please calculate the </w:t>
      </w:r>
      <w:r>
        <w:rPr>
          <w:rStyle w:val="VerbatimChar"/>
        </w:rPr>
        <w:t>mean()</w:t>
      </w:r>
      <w:r>
        <w:t xml:space="preserve"> of variable </w:t>
      </w:r>
      <w:r>
        <w:rPr>
          <w:rStyle w:val="VerbatimChar"/>
        </w:rPr>
        <w:t>length</w:t>
      </w:r>
      <w:r>
        <w:t>?</w:t>
      </w:r>
      <w:bookmarkEnd w:id="25"/>
    </w:p>
    <w:p w14:paraId="0B6E07CA" w14:textId="77777777" w:rsidR="007A15DB" w:rsidRDefault="00E65A52">
      <w:pPr>
        <w:pStyle w:val="FirstParagraph"/>
      </w:pPr>
      <w:r>
        <w:t>Remember to tell mean function to deal with NA values.</w:t>
      </w:r>
    </w:p>
    <w:p w14:paraId="172D8908" w14:textId="77777777" w:rsidR="007A15DB" w:rsidRDefault="00E65A52">
      <w:pPr>
        <w:pStyle w:val="SourceCode"/>
      </w:pPr>
      <w:r>
        <w:rPr>
          <w:rStyle w:val="KeywordTok"/>
        </w:rPr>
        <w:t>mean</w:t>
      </w:r>
      <w:r>
        <w:rPr>
          <w:rStyle w:val="NormalTok"/>
        </w:rPr>
        <w:t>(mydat</w:t>
      </w:r>
      <w:r>
        <w:rPr>
          <w:rStyle w:val="OperatorTok"/>
        </w:rPr>
        <w:t>$</w:t>
      </w:r>
      <w:r>
        <w:rPr>
          <w:rStyle w:val="NormalTok"/>
        </w:rPr>
        <w:t xml:space="preserve">length, </w:t>
      </w:r>
      <w:r>
        <w:rPr>
          <w:rStyle w:val="DataTypeTok"/>
        </w:rPr>
        <w:t>na.rm =</w:t>
      </w:r>
      <w:r>
        <w:rPr>
          <w:rStyle w:val="NormalTok"/>
        </w:rPr>
        <w:t xml:space="preserve"> </w:t>
      </w:r>
      <w:r>
        <w:rPr>
          <w:rStyle w:val="OtherTok"/>
        </w:rPr>
        <w:t>TRUE</w:t>
      </w:r>
      <w:r>
        <w:rPr>
          <w:rStyle w:val="NormalTok"/>
        </w:rPr>
        <w:t>)</w:t>
      </w:r>
    </w:p>
    <w:p w14:paraId="48EEB7AC" w14:textId="219226B5" w:rsidR="007A15DB" w:rsidRDefault="000B6226">
      <w:pPr>
        <w:pStyle w:val="SourceCode"/>
      </w:pPr>
      <w:r>
        <w:rPr>
          <w:rStyle w:val="VerbatimChar"/>
        </w:rPr>
        <w:t>## [1] 169.8955</w:t>
      </w:r>
    </w:p>
    <w:p w14:paraId="741CC7F2" w14:textId="77777777" w:rsidR="006E02E9" w:rsidRDefault="006E02E9">
      <w:pPr>
        <w:pStyle w:val="BodyText"/>
      </w:pPr>
    </w:p>
    <w:p w14:paraId="09090B11" w14:textId="71996A93" w:rsidR="007A15DB" w:rsidRDefault="00E65A52">
      <w:pPr>
        <w:pStyle w:val="BodyText"/>
      </w:pPr>
      <w:r>
        <w:t xml:space="preserve">A good point of using </w:t>
      </w:r>
      <w:r w:rsidR="006E02E9">
        <w:t xml:space="preserve">statistical programs like </w:t>
      </w:r>
      <w:r>
        <w:t xml:space="preserve">R is that instead of using separate functions, you can use the </w:t>
      </w:r>
      <w:r w:rsidR="00570B46">
        <w:rPr>
          <w:rStyle w:val="VerbatimChar"/>
        </w:rPr>
        <w:t>summary(</w:t>
      </w:r>
      <w:r>
        <w:rPr>
          <w:rStyle w:val="VerbatimChar"/>
        </w:rPr>
        <w:t>)</w:t>
      </w:r>
      <w:r>
        <w:t xml:space="preserve"> function to print descriptive statistics from each column in mydat.</w:t>
      </w:r>
    </w:p>
    <w:p w14:paraId="3AFA4CE3" w14:textId="77777777" w:rsidR="007A15DB" w:rsidRDefault="00E65A52">
      <w:pPr>
        <w:pStyle w:val="BodyText"/>
      </w:pPr>
      <w:r>
        <w:t>For instance, the summary statistics for all our variables:</w:t>
      </w:r>
    </w:p>
    <w:p w14:paraId="2F6485C5" w14:textId="77777777" w:rsidR="007A15DB" w:rsidRDefault="00E65A52">
      <w:pPr>
        <w:pStyle w:val="SourceCode"/>
      </w:pPr>
      <w:r>
        <w:rPr>
          <w:rStyle w:val="KeywordTok"/>
        </w:rPr>
        <w:t>summary</w:t>
      </w:r>
      <w:r>
        <w:rPr>
          <w:rStyle w:val="NormalTok"/>
        </w:rPr>
        <w:t>(mydat)</w:t>
      </w:r>
    </w:p>
    <w:p w14:paraId="144059E5" w14:textId="77777777" w:rsidR="00B209B0" w:rsidRDefault="00B209B0" w:rsidP="00B209B0">
      <w:pPr>
        <w:pStyle w:val="SourceCode"/>
      </w:pPr>
      <w:r>
        <w:rPr>
          <w:rStyle w:val="VerbatimChar"/>
        </w:rPr>
        <w:t xml:space="preserve">##      group          tutor                year           age       </w:t>
      </w:r>
      <w:r>
        <w:br/>
      </w:r>
      <w:r>
        <w:rPr>
          <w:rStyle w:val="VerbatimChar"/>
        </w:rPr>
        <w:t xml:space="preserve">##  Min.   :0.000   Length:69          Min.   :2019   Min.   :18.00  </w:t>
      </w:r>
      <w:r>
        <w:br/>
      </w:r>
      <w:r>
        <w:rPr>
          <w:rStyle w:val="VerbatimChar"/>
        </w:rPr>
        <w:t xml:space="preserve">##  1st Qu.:2.000   Class :character   1st Qu.:2019   1st Qu.:19.50  </w:t>
      </w:r>
      <w:r>
        <w:br/>
      </w:r>
      <w:r>
        <w:rPr>
          <w:rStyle w:val="VerbatimChar"/>
        </w:rPr>
        <w:t xml:space="preserve">##  Median :4.000   Mode  :character   Median :2020   Median :21.00  </w:t>
      </w:r>
      <w:r>
        <w:br/>
      </w:r>
      <w:r>
        <w:rPr>
          <w:rStyle w:val="VerbatimChar"/>
        </w:rPr>
        <w:t xml:space="preserve">##  Mean   :3.841                      Mean   :2020   Mean   :21.64  </w:t>
      </w:r>
      <w:r>
        <w:br/>
      </w:r>
      <w:r>
        <w:rPr>
          <w:rStyle w:val="VerbatimChar"/>
        </w:rPr>
        <w:t xml:space="preserve">##  3rd Qu.:6.000                      3rd Qu.:2020   3rd Qu.:23.00  </w:t>
      </w:r>
      <w:r>
        <w:br/>
      </w:r>
      <w:r>
        <w:rPr>
          <w:rStyle w:val="VerbatimChar"/>
        </w:rPr>
        <w:t xml:space="preserve">##  Max.   :7.000                      Max.   :2020   Max.   :33.00  </w:t>
      </w:r>
      <w:r>
        <w:br/>
      </w:r>
      <w:r>
        <w:rPr>
          <w:rStyle w:val="VerbatimChar"/>
        </w:rPr>
        <w:t xml:space="preserve">##                                                    NA's   :2      </w:t>
      </w:r>
      <w:r>
        <w:br/>
      </w:r>
      <w:r>
        <w:rPr>
          <w:rStyle w:val="VerbatimChar"/>
        </w:rPr>
        <w:t xml:space="preserve">##      length       favPet        GoT             LotR       </w:t>
      </w:r>
      <w:r>
        <w:br/>
      </w:r>
      <w:r>
        <w:rPr>
          <w:rStyle w:val="VerbatimChar"/>
        </w:rPr>
        <w:t xml:space="preserve">##  Min.   :153.0   cat :21   Min.   :1.000   Min.   : 1.000  </w:t>
      </w:r>
      <w:r>
        <w:br/>
      </w:r>
      <w:r>
        <w:rPr>
          <w:rStyle w:val="VerbatimChar"/>
        </w:rPr>
        <w:t xml:space="preserve">##  1st Qu.:164.0   dog :46   1st Qu.:4.000   1st Qu.: 4.000  </w:t>
      </w:r>
      <w:r>
        <w:br/>
      </w:r>
      <w:r>
        <w:rPr>
          <w:rStyle w:val="VerbatimChar"/>
        </w:rPr>
        <w:t xml:space="preserve">##  Median :170.0   NA's: 2   Median :7.000   Median : 6.000  </w:t>
      </w:r>
      <w:r>
        <w:br/>
      </w:r>
      <w:r>
        <w:rPr>
          <w:rStyle w:val="VerbatimChar"/>
        </w:rPr>
        <w:t xml:space="preserve">##  Mean   :169.9             Mean   :5.946   Mean   : 5.902  </w:t>
      </w:r>
      <w:r>
        <w:br/>
      </w:r>
      <w:r>
        <w:rPr>
          <w:rStyle w:val="VerbatimChar"/>
        </w:rPr>
        <w:t xml:space="preserve">##  3rd Qu.:176.0             3rd Qu.:8.000   3rd Qu.: 8.000  </w:t>
      </w:r>
      <w:r>
        <w:br/>
      </w:r>
      <w:r>
        <w:rPr>
          <w:rStyle w:val="VerbatimChar"/>
        </w:rPr>
        <w:t xml:space="preserve">##  Max.   :185.0             Max.   :9.000   Max.   :10.000  </w:t>
      </w:r>
      <w:r>
        <w:br/>
      </w:r>
      <w:r>
        <w:rPr>
          <w:rStyle w:val="VerbatimChar"/>
        </w:rPr>
        <w:t>##  NA's   :2                 NA's   :32      NA's   :28</w:t>
      </w:r>
    </w:p>
    <w:p w14:paraId="26C8891F" w14:textId="77777777" w:rsidR="00AE6322" w:rsidRDefault="00AE6322">
      <w:pPr>
        <w:pStyle w:val="FirstParagraph"/>
      </w:pPr>
    </w:p>
    <w:p w14:paraId="684B7363" w14:textId="520059FE" w:rsidR="007A15DB" w:rsidRDefault="00E65A52">
      <w:pPr>
        <w:pStyle w:val="FirstParagraph"/>
      </w:pPr>
      <w:r>
        <w:t>Or just one variable</w:t>
      </w:r>
      <w:r w:rsidR="008722A4">
        <w:t>, e.g. age</w:t>
      </w:r>
      <w:r>
        <w:t>:</w:t>
      </w:r>
    </w:p>
    <w:p w14:paraId="31967E26" w14:textId="77777777" w:rsidR="007A15DB" w:rsidRDefault="00E65A52">
      <w:pPr>
        <w:pStyle w:val="SourceCode"/>
      </w:pPr>
      <w:r>
        <w:rPr>
          <w:rStyle w:val="KeywordTok"/>
        </w:rPr>
        <w:t>summary</w:t>
      </w:r>
      <w:r>
        <w:rPr>
          <w:rStyle w:val="NormalTok"/>
        </w:rPr>
        <w:t>(mydat</w:t>
      </w:r>
      <w:r>
        <w:rPr>
          <w:rStyle w:val="OperatorTok"/>
        </w:rPr>
        <w:t>$</w:t>
      </w:r>
      <w:r>
        <w:rPr>
          <w:rStyle w:val="NormalTok"/>
        </w:rPr>
        <w:t>age)</w:t>
      </w:r>
    </w:p>
    <w:p w14:paraId="58443AAD" w14:textId="798DE61B" w:rsidR="00C93F19" w:rsidRDefault="00E65A52" w:rsidP="00B209B0">
      <w:pPr>
        <w:pStyle w:val="SourceCode"/>
      </w:pPr>
      <w:r>
        <w:rPr>
          <w:rStyle w:val="VerbatimChar"/>
        </w:rPr>
        <w:t xml:space="preserve">##    Min. 1st Qu.  Median    Mean 3rd Qu.    Max.    NA's </w:t>
      </w:r>
      <w:r>
        <w:br/>
      </w:r>
      <w:r w:rsidR="00B209B0">
        <w:rPr>
          <w:rStyle w:val="VerbatimChar"/>
        </w:rPr>
        <w:t>##   18.00   19.50   21.00   21.64   23.00   33.00       2</w:t>
      </w:r>
    </w:p>
    <w:p w14:paraId="404D80E9" w14:textId="1E295BC8" w:rsidR="00570B46" w:rsidRPr="00570B46" w:rsidRDefault="00E65A52" w:rsidP="003E32A1">
      <w:pPr>
        <w:pStyle w:val="FirstParagraph"/>
      </w:pPr>
      <w:r>
        <w:t>Nonetheless, if you look at results, neither the variance nor standard deviation</w:t>
      </w:r>
      <w:r w:rsidR="00C93F19">
        <w:t xml:space="preserve"> appears</w:t>
      </w:r>
      <w:r>
        <w:t xml:space="preserve">. </w:t>
      </w:r>
      <w:r w:rsidR="00C93F19">
        <w:t>We need to have this information because</w:t>
      </w:r>
      <w:r w:rsidR="005630E9">
        <w:t>, in short,</w:t>
      </w:r>
      <w:r w:rsidR="00C93F19">
        <w:t xml:space="preserve"> it tells us something about</w:t>
      </w:r>
      <w:r w:rsidR="005630E9">
        <w:t xml:space="preserve"> the spread of observations around the mean</w:t>
      </w:r>
      <w:r w:rsidR="00C93F19">
        <w:t xml:space="preserve">. </w:t>
      </w:r>
      <w:r>
        <w:t xml:space="preserve">We will </w:t>
      </w:r>
      <w:r w:rsidR="005630E9">
        <w:t xml:space="preserve">have to </w:t>
      </w:r>
      <w:r>
        <w:t xml:space="preserve">calculate the </w:t>
      </w:r>
      <w:r>
        <w:rPr>
          <w:rStyle w:val="VerbatimChar"/>
        </w:rPr>
        <w:t>variance</w:t>
      </w:r>
      <w:r>
        <w:t xml:space="preserve"> and </w:t>
      </w:r>
      <w:r>
        <w:rPr>
          <w:rStyle w:val="VerbatimChar"/>
        </w:rPr>
        <w:t>standard deviation</w:t>
      </w:r>
      <w:r>
        <w:t xml:space="preserve"> </w:t>
      </w:r>
      <w:r w:rsidR="005630E9">
        <w:t xml:space="preserve">separately and will do so </w:t>
      </w:r>
      <w:r>
        <w:t>for the</w:t>
      </w:r>
      <w:r w:rsidR="00570B46">
        <w:t xml:space="preserve"> </w:t>
      </w:r>
      <w:r>
        <w:rPr>
          <w:rStyle w:val="VerbatimChar"/>
        </w:rPr>
        <w:t>age</w:t>
      </w:r>
      <w:r>
        <w:t xml:space="preserve"> and </w:t>
      </w:r>
      <w:r>
        <w:rPr>
          <w:rStyle w:val="VerbatimChar"/>
        </w:rPr>
        <w:t>length</w:t>
      </w:r>
      <w:r>
        <w:t xml:space="preserve"> variables. </w:t>
      </w:r>
    </w:p>
    <w:p w14:paraId="7857406F" w14:textId="77777777" w:rsidR="007A15DB" w:rsidRDefault="00E65A52">
      <w:pPr>
        <w:pStyle w:val="BodyText"/>
      </w:pPr>
      <w:r>
        <w:t>Here is our variance for age:</w:t>
      </w:r>
    </w:p>
    <w:p w14:paraId="464FE1B4" w14:textId="77777777" w:rsidR="007A15DB" w:rsidRDefault="00E65A52">
      <w:pPr>
        <w:pStyle w:val="SourceCode"/>
      </w:pPr>
      <w:r>
        <w:rPr>
          <w:rStyle w:val="KeywordTok"/>
        </w:rPr>
        <w:t>var</w:t>
      </w:r>
      <w:r>
        <w:rPr>
          <w:rStyle w:val="NormalTok"/>
        </w:rPr>
        <w:t>(mydat</w:t>
      </w:r>
      <w:r>
        <w:rPr>
          <w:rStyle w:val="OperatorTok"/>
        </w:rPr>
        <w:t>$</w:t>
      </w:r>
      <w:r>
        <w:rPr>
          <w:rStyle w:val="NormalTok"/>
        </w:rPr>
        <w:t>age)</w:t>
      </w:r>
    </w:p>
    <w:p w14:paraId="01928824" w14:textId="77777777" w:rsidR="007A15DB" w:rsidRDefault="00E65A52">
      <w:pPr>
        <w:pStyle w:val="SourceCode"/>
      </w:pPr>
      <w:r>
        <w:rPr>
          <w:rStyle w:val="VerbatimChar"/>
        </w:rPr>
        <w:t>## [1] NA</w:t>
      </w:r>
    </w:p>
    <w:p w14:paraId="6D7D8712" w14:textId="77777777" w:rsidR="007A15DB" w:rsidRDefault="00E65A52">
      <w:pPr>
        <w:pStyle w:val="FirstParagraph"/>
      </w:pPr>
      <w:r>
        <w:lastRenderedPageBreak/>
        <w:t>Again NA result. Please bear in mind the NA for future calculations:</w:t>
      </w:r>
    </w:p>
    <w:p w14:paraId="03B3AE03" w14:textId="77777777" w:rsidR="007A15DB" w:rsidRDefault="00E65A52">
      <w:pPr>
        <w:pStyle w:val="SourceCode"/>
      </w:pPr>
      <w:r>
        <w:rPr>
          <w:rStyle w:val="KeywordTok"/>
        </w:rPr>
        <w:t>var</w:t>
      </w:r>
      <w:r>
        <w:rPr>
          <w:rStyle w:val="NormalTok"/>
        </w:rPr>
        <w:t>(mydat</w:t>
      </w:r>
      <w:r>
        <w:rPr>
          <w:rStyle w:val="OperatorTok"/>
        </w:rPr>
        <w:t>$</w:t>
      </w:r>
      <w:r>
        <w:rPr>
          <w:rStyle w:val="NormalTok"/>
        </w:rPr>
        <w:t xml:space="preserve">age, </w:t>
      </w:r>
      <w:r>
        <w:rPr>
          <w:rStyle w:val="DataTypeTok"/>
        </w:rPr>
        <w:t>na.rm=</w:t>
      </w:r>
      <w:r>
        <w:rPr>
          <w:rStyle w:val="NormalTok"/>
        </w:rPr>
        <w:t xml:space="preserve"> </w:t>
      </w:r>
      <w:r>
        <w:rPr>
          <w:rStyle w:val="OtherTok"/>
        </w:rPr>
        <w:t>TRUE</w:t>
      </w:r>
      <w:r>
        <w:rPr>
          <w:rStyle w:val="NormalTok"/>
        </w:rPr>
        <w:t>)</w:t>
      </w:r>
    </w:p>
    <w:p w14:paraId="1F275A78" w14:textId="606BAF3F" w:rsidR="007A15DB" w:rsidRDefault="00E65A52">
      <w:pPr>
        <w:pStyle w:val="SourceCode"/>
      </w:pPr>
      <w:r>
        <w:rPr>
          <w:rStyle w:val="VerbatimChar"/>
        </w:rPr>
        <w:t>## [1]</w:t>
      </w:r>
      <w:r w:rsidR="00B209B0" w:rsidRPr="00B209B0">
        <w:t xml:space="preserve"> </w:t>
      </w:r>
      <w:r w:rsidR="00B209B0">
        <w:rPr>
          <w:rStyle w:val="VerbatimChar"/>
        </w:rPr>
        <w:t>9.293985</w:t>
      </w:r>
    </w:p>
    <w:p w14:paraId="6A9E0BDA" w14:textId="77777777" w:rsidR="000B0783" w:rsidRDefault="000B0783" w:rsidP="000B0783">
      <w:pPr>
        <w:pStyle w:val="FirstParagraph"/>
      </w:pPr>
      <w:bookmarkStart w:id="26" w:name="X5545bfeb35b0a0d5b0a0ba3a474c0daf7c1082a"/>
      <w:r>
        <w:t>Here is our standard deviation for age. Now we know what exactly we need to add on it, NA!:</w:t>
      </w:r>
    </w:p>
    <w:p w14:paraId="4C39AD52" w14:textId="77777777" w:rsidR="000B0783" w:rsidRDefault="000B0783" w:rsidP="000B0783">
      <w:pPr>
        <w:pStyle w:val="SourceCode"/>
      </w:pPr>
      <w:r>
        <w:rPr>
          <w:rStyle w:val="KeywordTok"/>
        </w:rPr>
        <w:t>sd</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7BAC523A" w14:textId="0114D172" w:rsidR="003E32A1" w:rsidRPr="003E32A1" w:rsidRDefault="000B0783" w:rsidP="000B0783">
      <w:pPr>
        <w:pStyle w:val="SourceCode"/>
      </w:pPr>
      <w:r>
        <w:rPr>
          <w:rStyle w:val="VerbatimChar"/>
        </w:rPr>
        <w:t xml:space="preserve">## [1] </w:t>
      </w:r>
      <w:r w:rsidR="00D959BD">
        <w:rPr>
          <w:rStyle w:val="VerbatimChar"/>
        </w:rPr>
        <w:t>3.048604</w:t>
      </w:r>
    </w:p>
    <w:p w14:paraId="6C880496" w14:textId="77777777" w:rsidR="00DD42C3" w:rsidRDefault="00DD42C3" w:rsidP="003E32A1">
      <w:pPr>
        <w:pStyle w:val="Heading4"/>
        <w:spacing w:before="0"/>
      </w:pPr>
    </w:p>
    <w:p w14:paraId="43C67BF8" w14:textId="47F111B1" w:rsidR="007A15DB" w:rsidRDefault="00E65A52" w:rsidP="003E32A1">
      <w:pPr>
        <w:pStyle w:val="Heading4"/>
        <w:spacing w:before="0"/>
      </w:pPr>
      <w:r>
        <w:t xml:space="preserve">Exercise 12: Can you please calculate the </w:t>
      </w:r>
      <w:r w:rsidR="000B0783">
        <w:rPr>
          <w:rStyle w:val="VerbatimChar"/>
        </w:rPr>
        <w:t>variance and standard deviation</w:t>
      </w:r>
      <w:r>
        <w:t xml:space="preserve"> of </w:t>
      </w:r>
      <w:r w:rsidR="000B0783">
        <w:t xml:space="preserve">the </w:t>
      </w:r>
      <w:r>
        <w:t xml:space="preserve">variable </w:t>
      </w:r>
      <w:r>
        <w:rPr>
          <w:rStyle w:val="VerbatimChar"/>
        </w:rPr>
        <w:t>length</w:t>
      </w:r>
      <w:r>
        <w:t>?</w:t>
      </w:r>
      <w:bookmarkEnd w:id="26"/>
    </w:p>
    <w:p w14:paraId="308EB2C9" w14:textId="77777777" w:rsidR="007A15DB" w:rsidRDefault="00E65A52">
      <w:pPr>
        <w:pStyle w:val="SourceCode"/>
      </w:pPr>
      <w:r>
        <w:rPr>
          <w:rStyle w:val="KeywordTok"/>
        </w:rPr>
        <w:t>var</w:t>
      </w:r>
      <w:r>
        <w:rPr>
          <w:rStyle w:val="NormalTok"/>
        </w:rPr>
        <w:t>(mydat</w:t>
      </w:r>
      <w:r>
        <w:rPr>
          <w:rStyle w:val="OperatorTok"/>
        </w:rPr>
        <w:t>$</w:t>
      </w:r>
      <w:r>
        <w:rPr>
          <w:rStyle w:val="NormalTok"/>
        </w:rPr>
        <w:t xml:space="preserve">length, </w:t>
      </w:r>
      <w:r>
        <w:rPr>
          <w:rStyle w:val="DataTypeTok"/>
        </w:rPr>
        <w:t>na.rm =</w:t>
      </w:r>
      <w:r>
        <w:rPr>
          <w:rStyle w:val="NormalTok"/>
        </w:rPr>
        <w:t xml:space="preserve"> </w:t>
      </w:r>
      <w:r>
        <w:rPr>
          <w:rStyle w:val="OtherTok"/>
        </w:rPr>
        <w:t>TRUE</w:t>
      </w:r>
      <w:r>
        <w:rPr>
          <w:rStyle w:val="NormalTok"/>
        </w:rPr>
        <w:t>)</w:t>
      </w:r>
    </w:p>
    <w:p w14:paraId="6D6D8CC1" w14:textId="76266862" w:rsidR="007A15DB" w:rsidRDefault="00E65A52">
      <w:pPr>
        <w:pStyle w:val="SourceCode"/>
        <w:rPr>
          <w:rStyle w:val="VerbatimChar"/>
        </w:rPr>
      </w:pPr>
      <w:r>
        <w:rPr>
          <w:rStyle w:val="VerbatimChar"/>
        </w:rPr>
        <w:t xml:space="preserve">## [1] </w:t>
      </w:r>
      <w:r w:rsidR="00D959BD">
        <w:rPr>
          <w:rStyle w:val="VerbatimChar"/>
        </w:rPr>
        <w:t>61.06468</w:t>
      </w:r>
    </w:p>
    <w:p w14:paraId="050E3146" w14:textId="77777777" w:rsidR="00D959BD" w:rsidRDefault="00D959BD" w:rsidP="00D959BD">
      <w:pPr>
        <w:pStyle w:val="SourceCode"/>
      </w:pPr>
      <w:r>
        <w:rPr>
          <w:rStyle w:val="KeywordTok"/>
        </w:rPr>
        <w:t>sd</w:t>
      </w:r>
      <w:r>
        <w:rPr>
          <w:rStyle w:val="NormalTok"/>
        </w:rPr>
        <w:t>(mydat</w:t>
      </w:r>
      <w:r>
        <w:rPr>
          <w:rStyle w:val="OperatorTok"/>
        </w:rPr>
        <w:t>$</w:t>
      </w:r>
      <w:r>
        <w:rPr>
          <w:rStyle w:val="NormalTok"/>
        </w:rPr>
        <w:t xml:space="preserve">length, </w:t>
      </w:r>
      <w:r>
        <w:rPr>
          <w:rStyle w:val="DataTypeTok"/>
        </w:rPr>
        <w:t>na.rm =</w:t>
      </w:r>
      <w:r>
        <w:rPr>
          <w:rStyle w:val="NormalTok"/>
        </w:rPr>
        <w:t xml:space="preserve"> </w:t>
      </w:r>
      <w:r>
        <w:rPr>
          <w:rStyle w:val="OtherTok"/>
        </w:rPr>
        <w:t>TRUE</w:t>
      </w:r>
      <w:r>
        <w:rPr>
          <w:rStyle w:val="NormalTok"/>
        </w:rPr>
        <w:t>)</w:t>
      </w:r>
    </w:p>
    <w:p w14:paraId="0C850B3F" w14:textId="77777777" w:rsidR="00D959BD" w:rsidRDefault="00D959BD" w:rsidP="00D959BD">
      <w:pPr>
        <w:pStyle w:val="SourceCode"/>
      </w:pPr>
      <w:r>
        <w:rPr>
          <w:rStyle w:val="VerbatimChar"/>
        </w:rPr>
        <w:t>## [1] 7.814389</w:t>
      </w:r>
    </w:p>
    <w:p w14:paraId="3A7F7D80" w14:textId="77777777" w:rsidR="00D959BD" w:rsidRDefault="00D959BD">
      <w:pPr>
        <w:pStyle w:val="SourceCode"/>
      </w:pPr>
    </w:p>
    <w:p w14:paraId="47CB047E" w14:textId="5C9B2BED" w:rsidR="007A15DB" w:rsidRDefault="00266D4B">
      <w:pPr>
        <w:pStyle w:val="FirstParagraph"/>
      </w:pPr>
      <w:r>
        <w:t xml:space="preserve">The </w:t>
      </w:r>
      <w:r w:rsidR="00E65A52">
        <w:rPr>
          <w:rStyle w:val="VerbatimChar"/>
        </w:rPr>
        <w:t>summarize()</w:t>
      </w:r>
      <w:r w:rsidR="00E65A52">
        <w:t xml:space="preserve"> function</w:t>
      </w:r>
      <w:r w:rsidR="003A46DF">
        <w:t xml:space="preserve"> (not the summary () function)</w:t>
      </w:r>
      <w:r>
        <w:t xml:space="preserve"> can </w:t>
      </w:r>
      <w:r w:rsidR="00FE11AF">
        <w:t>be</w:t>
      </w:r>
      <w:r>
        <w:t xml:space="preserve"> used</w:t>
      </w:r>
      <w:r w:rsidR="00E65A52">
        <w:t xml:space="preserve"> to print together </w:t>
      </w:r>
      <w:r w:rsidR="00FE11AF">
        <w:t>different</w:t>
      </w:r>
      <w:r w:rsidR="00E65A52">
        <w:t xml:space="preserve"> </w:t>
      </w:r>
      <w:r w:rsidR="00FE11AF">
        <w:t>descriptive</w:t>
      </w:r>
      <w:r w:rsidR="00E65A52">
        <w:t xml:space="preserve"> statistics</w:t>
      </w:r>
      <w:r w:rsidR="007E2531">
        <w:t xml:space="preserve"> that you want</w:t>
      </w:r>
      <w:r w:rsidR="00FE11AF">
        <w:t xml:space="preserve">, </w:t>
      </w:r>
      <w:r w:rsidR="00E65A52">
        <w:t xml:space="preserve">for one specific variable, for instance, </w:t>
      </w:r>
      <w:r w:rsidR="00E65A52">
        <w:rPr>
          <w:rStyle w:val="VerbatimChar"/>
        </w:rPr>
        <w:t>age</w:t>
      </w:r>
      <w:r w:rsidR="00E65A52">
        <w:t>.</w:t>
      </w:r>
      <w:r w:rsidR="00FE11AF">
        <w:t xml:space="preserve"> In this example we want to know the mean, standard deviation and variance of the variable age.</w:t>
      </w:r>
    </w:p>
    <w:p w14:paraId="7608E906" w14:textId="77777777" w:rsidR="00DD42C3" w:rsidRDefault="00DD42C3">
      <w:pPr>
        <w:pStyle w:val="BodyText"/>
      </w:pPr>
    </w:p>
    <w:p w14:paraId="52784138" w14:textId="0640910A" w:rsidR="007A15DB" w:rsidRDefault="00E65A52">
      <w:pPr>
        <w:pStyle w:val="BodyText"/>
      </w:pPr>
      <w:r>
        <w:t>So, what are the average, variance and standard deviation for age variable?</w:t>
      </w:r>
    </w:p>
    <w:p w14:paraId="6A6AED50" w14:textId="77777777" w:rsidR="007A15DB" w:rsidRDefault="00E65A52">
      <w:pPr>
        <w:pStyle w:val="SourceCode"/>
      </w:pPr>
      <w:r>
        <w:rPr>
          <w:rStyle w:val="KeywordTok"/>
        </w:rPr>
        <w:t>summarize</w:t>
      </w:r>
      <w:r>
        <w:rPr>
          <w:rStyle w:val="NormalTok"/>
        </w:rPr>
        <w:t xml:space="preserve">(mydat, </w:t>
      </w:r>
      <w:r>
        <w:rPr>
          <w:rStyle w:val="DataTypeTok"/>
        </w:rPr>
        <w:t>mean_age =</w:t>
      </w:r>
      <w:r>
        <w:rPr>
          <w:rStyle w:val="NormalTok"/>
        </w:rPr>
        <w:t xml:space="preserve"> </w:t>
      </w:r>
      <w:r>
        <w:rPr>
          <w:rStyle w:val="KeywordTok"/>
        </w:rPr>
        <w:t>mean</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var_age =</w:t>
      </w:r>
      <w:r>
        <w:rPr>
          <w:rStyle w:val="NormalTok"/>
        </w:rPr>
        <w:t xml:space="preserve"> </w:t>
      </w:r>
      <w:r>
        <w:rPr>
          <w:rStyle w:val="KeywordTok"/>
        </w:rPr>
        <w:t>var</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stdv_age =</w:t>
      </w:r>
      <w:r>
        <w:rPr>
          <w:rStyle w:val="NormalTok"/>
        </w:rPr>
        <w:t xml:space="preserve"> </w:t>
      </w:r>
      <w:r>
        <w:rPr>
          <w:rStyle w:val="KeywordTok"/>
        </w:rPr>
        <w:t>sd</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57342A56" w14:textId="77777777" w:rsidR="00D959BD" w:rsidRDefault="00E65A52" w:rsidP="00D959BD">
      <w:pPr>
        <w:pStyle w:val="SourceCode"/>
      </w:pPr>
      <w:r>
        <w:rPr>
          <w:rStyle w:val="VerbatimChar"/>
        </w:rPr>
        <w:t>## # A tibble: 1 x 3</w:t>
      </w:r>
      <w:r>
        <w:br/>
      </w:r>
      <w:r>
        <w:rPr>
          <w:rStyle w:val="VerbatimChar"/>
        </w:rPr>
        <w:t>##   mean_age var_age stdv_age</w:t>
      </w:r>
      <w:r>
        <w:br/>
      </w:r>
      <w:r>
        <w:rPr>
          <w:rStyle w:val="VerbatimChar"/>
        </w:rPr>
        <w:t>##      &lt;dbl&gt;   &lt;dbl&gt;    &lt;dbl&gt;</w:t>
      </w:r>
      <w:r>
        <w:br/>
      </w:r>
      <w:r w:rsidR="00D959BD">
        <w:rPr>
          <w:rStyle w:val="VerbatimChar"/>
        </w:rPr>
        <w:t>## 1     21.6    9.29     3.05</w:t>
      </w:r>
    </w:p>
    <w:p w14:paraId="577E50DF" w14:textId="3ED39CD3" w:rsidR="00823507" w:rsidRPr="00DD42C3" w:rsidRDefault="00E65A52" w:rsidP="00D959BD">
      <w:pPr>
        <w:pStyle w:val="SourceCode"/>
        <w:rPr>
          <w:rFonts w:asciiTheme="majorHAnsi" w:hAnsiTheme="majorHAnsi" w:cstheme="majorHAnsi"/>
          <w:sz w:val="22"/>
          <w:szCs w:val="22"/>
        </w:rPr>
      </w:pPr>
      <w:r w:rsidRPr="00DD42C3">
        <w:rPr>
          <w:rFonts w:asciiTheme="majorHAnsi" w:hAnsiTheme="majorHAnsi" w:cstheme="majorHAnsi"/>
          <w:sz w:val="22"/>
          <w:szCs w:val="22"/>
        </w:rPr>
        <w:t xml:space="preserve">In the output, we see the answer to our question: </w:t>
      </w:r>
      <w:r w:rsidR="00570B46" w:rsidRPr="00DD42C3">
        <w:rPr>
          <w:rFonts w:asciiTheme="majorHAnsi" w:hAnsiTheme="majorHAnsi" w:cstheme="majorHAnsi"/>
          <w:sz w:val="22"/>
          <w:szCs w:val="22"/>
        </w:rPr>
        <w:t xml:space="preserve">so roughly, </w:t>
      </w:r>
      <w:r w:rsidRPr="00DD42C3">
        <w:rPr>
          <w:rFonts w:asciiTheme="majorHAnsi" w:hAnsiTheme="majorHAnsi" w:cstheme="majorHAnsi"/>
          <w:sz w:val="22"/>
          <w:szCs w:val="22"/>
        </w:rPr>
        <w:t>the mean age is about 21.64 year. If you think about this, it does make more sense if we can ask questions about averages in a particular year within a specific group.</w:t>
      </w:r>
    </w:p>
    <w:p w14:paraId="13E067ED" w14:textId="77777777" w:rsidR="00DD42C3" w:rsidRDefault="00DD42C3">
      <w:pPr>
        <w:pStyle w:val="BodyText"/>
      </w:pPr>
    </w:p>
    <w:p w14:paraId="5F610C96" w14:textId="4EE07474" w:rsidR="007A15DB" w:rsidRDefault="00E65A52">
      <w:pPr>
        <w:pStyle w:val="BodyText"/>
      </w:pPr>
      <w:r>
        <w:t xml:space="preserve">To answer this, you can combine </w:t>
      </w:r>
      <w:r>
        <w:rPr>
          <w:rStyle w:val="VerbatimChar"/>
        </w:rPr>
        <w:t>summarize()</w:t>
      </w:r>
      <w:r>
        <w:t xml:space="preserve"> and </w:t>
      </w:r>
      <w:r>
        <w:rPr>
          <w:rStyle w:val="VerbatimChar"/>
        </w:rPr>
        <w:t>filter()</w:t>
      </w:r>
      <w:r>
        <w:t xml:space="preserve"> function.</w:t>
      </w:r>
      <w:r w:rsidR="00400367">
        <w:t xml:space="preserve"> Here is the example for the variable age.</w:t>
      </w:r>
    </w:p>
    <w:p w14:paraId="292CC084" w14:textId="77777777" w:rsidR="007A15DB" w:rsidRDefault="00E65A52">
      <w:pPr>
        <w:pStyle w:val="SourceCode"/>
      </w:pPr>
      <w:r>
        <w:rPr>
          <w:rStyle w:val="KeywordTok"/>
        </w:rPr>
        <w:t>summarize</w:t>
      </w:r>
      <w:r>
        <w:rPr>
          <w:rStyle w:val="NormalTok"/>
        </w:rPr>
        <w:t>(</w:t>
      </w:r>
      <w:r>
        <w:rPr>
          <w:rStyle w:val="KeywordTok"/>
        </w:rPr>
        <w:t>filter</w:t>
      </w:r>
      <w:r>
        <w:rPr>
          <w:rStyle w:val="NormalTok"/>
        </w:rPr>
        <w:t xml:space="preserve">(mydat, year </w:t>
      </w:r>
      <w:r>
        <w:rPr>
          <w:rStyle w:val="OperatorTok"/>
        </w:rPr>
        <w:t>==</w:t>
      </w:r>
      <w:r>
        <w:rPr>
          <w:rStyle w:val="StringTok"/>
        </w:rPr>
        <w:t xml:space="preserve"> </w:t>
      </w:r>
      <w:r>
        <w:rPr>
          <w:rStyle w:val="DecValTok"/>
        </w:rPr>
        <w:t>2019</w:t>
      </w:r>
      <w:r>
        <w:rPr>
          <w:rStyle w:val="NormalTok"/>
        </w:rPr>
        <w:t>),</w:t>
      </w:r>
      <w:r>
        <w:br/>
      </w:r>
      <w:r>
        <w:rPr>
          <w:rStyle w:val="NormalTok"/>
        </w:rPr>
        <w:t xml:space="preserve">          </w:t>
      </w:r>
      <w:r>
        <w:rPr>
          <w:rStyle w:val="DataTypeTok"/>
        </w:rPr>
        <w:t>mean2019 =</w:t>
      </w:r>
      <w:r>
        <w:rPr>
          <w:rStyle w:val="NormalTok"/>
        </w:rPr>
        <w:t xml:space="preserve"> </w:t>
      </w:r>
      <w:r>
        <w:rPr>
          <w:rStyle w:val="KeywordTok"/>
        </w:rPr>
        <w:t>mean</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34E2629E" w14:textId="77777777" w:rsidR="007A15DB" w:rsidRDefault="00E65A52">
      <w:pPr>
        <w:pStyle w:val="SourceCode"/>
      </w:pPr>
      <w:r>
        <w:rPr>
          <w:rStyle w:val="VerbatimChar"/>
        </w:rPr>
        <w:lastRenderedPageBreak/>
        <w:t>## # A tibble: 1 x 1</w:t>
      </w:r>
      <w:r>
        <w:br/>
      </w:r>
      <w:r>
        <w:rPr>
          <w:rStyle w:val="VerbatimChar"/>
        </w:rPr>
        <w:t>##   mean2019</w:t>
      </w:r>
      <w:r>
        <w:br/>
      </w:r>
      <w:r>
        <w:rPr>
          <w:rStyle w:val="VerbatimChar"/>
        </w:rPr>
        <w:t>##      &lt;dbl&gt;</w:t>
      </w:r>
      <w:r>
        <w:br/>
      </w:r>
      <w:r>
        <w:rPr>
          <w:rStyle w:val="VerbatimChar"/>
        </w:rPr>
        <w:t>## 1     22.2</w:t>
      </w:r>
    </w:p>
    <w:p w14:paraId="6BEE18FE" w14:textId="77777777" w:rsidR="007A15DB" w:rsidRDefault="00E65A52">
      <w:pPr>
        <w:pStyle w:val="FirstParagraph"/>
      </w:pPr>
      <w:r>
        <w:t>That output shows you the average age in the year 2019 was about 22,22 year old.</w:t>
      </w:r>
    </w:p>
    <w:p w14:paraId="7BC42733" w14:textId="77777777" w:rsidR="00823507" w:rsidRDefault="00823507">
      <w:pPr>
        <w:pStyle w:val="BodyText"/>
      </w:pPr>
    </w:p>
    <w:p w14:paraId="2841C10F" w14:textId="2DAF4866" w:rsidR="007A15DB" w:rsidRDefault="00E65A52">
      <w:pPr>
        <w:pStyle w:val="BodyText"/>
      </w:pPr>
      <w:r>
        <w:t xml:space="preserve">But you can of course summarize into multiple columns. Let’s suppose that along with finding the average age, you want to find the </w:t>
      </w:r>
      <w:r w:rsidR="00143432">
        <w:t>median</w:t>
      </w:r>
      <w:r>
        <w:t xml:space="preserve"> in 2019</w:t>
      </w:r>
      <w:r w:rsidR="00570B46">
        <w:t>:</w:t>
      </w:r>
    </w:p>
    <w:p w14:paraId="7D982ECB" w14:textId="77777777" w:rsidR="007A15DB" w:rsidRDefault="00E65A52">
      <w:pPr>
        <w:pStyle w:val="SourceCode"/>
      </w:pPr>
      <w:r>
        <w:rPr>
          <w:rStyle w:val="KeywordTok"/>
        </w:rPr>
        <w:t>summarize</w:t>
      </w:r>
      <w:r>
        <w:rPr>
          <w:rStyle w:val="NormalTok"/>
        </w:rPr>
        <w:t>(</w:t>
      </w:r>
      <w:r>
        <w:rPr>
          <w:rStyle w:val="KeywordTok"/>
        </w:rPr>
        <w:t>filter</w:t>
      </w:r>
      <w:r>
        <w:rPr>
          <w:rStyle w:val="NormalTok"/>
        </w:rPr>
        <w:t xml:space="preserve">(mydat, year </w:t>
      </w:r>
      <w:r>
        <w:rPr>
          <w:rStyle w:val="OperatorTok"/>
        </w:rPr>
        <w:t>==</w:t>
      </w:r>
      <w:r>
        <w:rPr>
          <w:rStyle w:val="StringTok"/>
        </w:rPr>
        <w:t xml:space="preserve"> </w:t>
      </w:r>
      <w:r>
        <w:rPr>
          <w:rStyle w:val="DecValTok"/>
        </w:rPr>
        <w:t>2019</w:t>
      </w:r>
      <w:r>
        <w:rPr>
          <w:rStyle w:val="NormalTok"/>
        </w:rPr>
        <w:t>),</w:t>
      </w:r>
      <w:r>
        <w:br/>
      </w:r>
      <w:r>
        <w:rPr>
          <w:rStyle w:val="NormalTok"/>
        </w:rPr>
        <w:t xml:space="preserve">          </w:t>
      </w:r>
      <w:r>
        <w:rPr>
          <w:rStyle w:val="DataTypeTok"/>
        </w:rPr>
        <w:t>mean2019 =</w:t>
      </w:r>
      <w:r>
        <w:rPr>
          <w:rStyle w:val="NormalTok"/>
        </w:rPr>
        <w:t xml:space="preserve"> </w:t>
      </w:r>
      <w:r>
        <w:rPr>
          <w:rStyle w:val="KeywordTok"/>
        </w:rPr>
        <w:t>mean</w:t>
      </w:r>
      <w:r>
        <w:rPr>
          <w:rStyle w:val="NormalTok"/>
        </w:rPr>
        <w:t xml:space="preserve">(age,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median2019 =</w:t>
      </w:r>
      <w:r>
        <w:rPr>
          <w:rStyle w:val="NormalTok"/>
        </w:rPr>
        <w:t xml:space="preserve"> </w:t>
      </w:r>
      <w:r>
        <w:rPr>
          <w:rStyle w:val="KeywordTok"/>
        </w:rPr>
        <w:t>median</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5248137D" w14:textId="77777777" w:rsidR="007A15DB" w:rsidRDefault="00E65A52">
      <w:pPr>
        <w:pStyle w:val="SourceCode"/>
      </w:pPr>
      <w:r>
        <w:rPr>
          <w:rStyle w:val="VerbatimChar"/>
        </w:rPr>
        <w:t>## # A tibble: 1 x 2</w:t>
      </w:r>
      <w:r>
        <w:br/>
      </w:r>
      <w:r>
        <w:rPr>
          <w:rStyle w:val="VerbatimChar"/>
        </w:rPr>
        <w:t>##   mean2019 median2019</w:t>
      </w:r>
      <w:r>
        <w:br/>
      </w:r>
      <w:r>
        <w:rPr>
          <w:rStyle w:val="VerbatimChar"/>
        </w:rPr>
        <w:t>##      &lt;dbl&gt;      &lt;dbl&gt;</w:t>
      </w:r>
      <w:r>
        <w:br/>
      </w:r>
      <w:r>
        <w:rPr>
          <w:rStyle w:val="VerbatimChar"/>
        </w:rPr>
        <w:t>## 1     22.2         21</w:t>
      </w:r>
    </w:p>
    <w:p w14:paraId="3220720F" w14:textId="77777777" w:rsidR="007A15DB" w:rsidRDefault="00E65A52">
      <w:pPr>
        <w:pStyle w:val="FirstParagraph"/>
      </w:pPr>
      <w:r>
        <w:t xml:space="preserve">You’ve seen how to find the mean and median </w:t>
      </w:r>
      <w:r>
        <w:rPr>
          <w:rStyle w:val="VerbatimChar"/>
        </w:rPr>
        <w:t>age</w:t>
      </w:r>
      <w:r>
        <w:t xml:space="preserve"> across a set of observations.</w:t>
      </w:r>
    </w:p>
    <w:p w14:paraId="4449105C" w14:textId="77777777" w:rsidR="00DD42C3" w:rsidRDefault="00DD42C3">
      <w:pPr>
        <w:pStyle w:val="Heading4"/>
      </w:pPr>
      <w:bookmarkStart w:id="27" w:name="X57fffe98d4ee31beb0c3ee5ae27cd3d10626923"/>
    </w:p>
    <w:p w14:paraId="202D157E" w14:textId="3E0D4020" w:rsidR="00570B46" w:rsidRPr="00570B46" w:rsidRDefault="0035098C" w:rsidP="00DD42C3">
      <w:pPr>
        <w:pStyle w:val="Heading4"/>
      </w:pPr>
      <w:r>
        <w:t>Exercise 13</w:t>
      </w:r>
      <w:r w:rsidR="00E65A52">
        <w:t>: Can you find the mean and median of length variable across 2020?</w:t>
      </w:r>
      <w:bookmarkEnd w:id="27"/>
    </w:p>
    <w:p w14:paraId="7C9E411C" w14:textId="77777777" w:rsidR="007A15DB" w:rsidRDefault="00E65A52">
      <w:pPr>
        <w:pStyle w:val="SourceCode"/>
      </w:pPr>
      <w:r>
        <w:rPr>
          <w:rStyle w:val="KeywordTok"/>
        </w:rPr>
        <w:t>summarize</w:t>
      </w:r>
      <w:r>
        <w:rPr>
          <w:rStyle w:val="NormalTok"/>
        </w:rPr>
        <w:t>(</w:t>
      </w:r>
      <w:r>
        <w:rPr>
          <w:rStyle w:val="KeywordTok"/>
        </w:rPr>
        <w:t>filter</w:t>
      </w:r>
      <w:r>
        <w:rPr>
          <w:rStyle w:val="NormalTok"/>
        </w:rPr>
        <w:t xml:space="preserve">(mydat, year </w:t>
      </w:r>
      <w:r>
        <w:rPr>
          <w:rStyle w:val="OperatorTok"/>
        </w:rPr>
        <w:t>==</w:t>
      </w:r>
      <w:r>
        <w:rPr>
          <w:rStyle w:val="StringTok"/>
        </w:rPr>
        <w:t xml:space="preserve"> </w:t>
      </w:r>
      <w:r>
        <w:rPr>
          <w:rStyle w:val="DecValTok"/>
        </w:rPr>
        <w:t>2020</w:t>
      </w:r>
      <w:r>
        <w:rPr>
          <w:rStyle w:val="NormalTok"/>
        </w:rPr>
        <w:t>),</w:t>
      </w:r>
      <w:r>
        <w:br/>
      </w:r>
      <w:r>
        <w:rPr>
          <w:rStyle w:val="NormalTok"/>
        </w:rPr>
        <w:t xml:space="preserve">          </w:t>
      </w:r>
      <w:r>
        <w:rPr>
          <w:rStyle w:val="DataTypeTok"/>
        </w:rPr>
        <w:t>mean2020 =</w:t>
      </w:r>
      <w:r>
        <w:rPr>
          <w:rStyle w:val="NormalTok"/>
        </w:rPr>
        <w:t xml:space="preserve"> </w:t>
      </w:r>
      <w:r>
        <w:rPr>
          <w:rStyle w:val="KeywordTok"/>
        </w:rPr>
        <w:t>mean</w:t>
      </w:r>
      <w:r>
        <w:rPr>
          <w:rStyle w:val="NormalTok"/>
        </w:rPr>
        <w:t xml:space="preserve">(length,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median220 =</w:t>
      </w:r>
      <w:r>
        <w:rPr>
          <w:rStyle w:val="NormalTok"/>
        </w:rPr>
        <w:t xml:space="preserve"> </w:t>
      </w:r>
      <w:r>
        <w:rPr>
          <w:rStyle w:val="KeywordTok"/>
        </w:rPr>
        <w:t>median</w:t>
      </w:r>
      <w:r>
        <w:rPr>
          <w:rStyle w:val="NormalTok"/>
        </w:rPr>
        <w:t xml:space="preserve">(length, </w:t>
      </w:r>
      <w:r>
        <w:rPr>
          <w:rStyle w:val="DataTypeTok"/>
        </w:rPr>
        <w:t>na.rm =</w:t>
      </w:r>
      <w:r>
        <w:rPr>
          <w:rStyle w:val="NormalTok"/>
        </w:rPr>
        <w:t xml:space="preserve"> </w:t>
      </w:r>
      <w:r>
        <w:rPr>
          <w:rStyle w:val="OtherTok"/>
        </w:rPr>
        <w:t>TRUE</w:t>
      </w:r>
      <w:r>
        <w:rPr>
          <w:rStyle w:val="NormalTok"/>
        </w:rPr>
        <w:t>))</w:t>
      </w:r>
    </w:p>
    <w:p w14:paraId="5E34D42B" w14:textId="7D4D1BB0" w:rsidR="007A15DB" w:rsidRDefault="00E65A52">
      <w:pPr>
        <w:pStyle w:val="SourceCode"/>
      </w:pPr>
      <w:r>
        <w:rPr>
          <w:rStyle w:val="VerbatimChar"/>
        </w:rPr>
        <w:t>## # A tibble: 1 x 2</w:t>
      </w:r>
      <w:r>
        <w:br/>
      </w:r>
      <w:r>
        <w:rPr>
          <w:rStyle w:val="VerbatimChar"/>
        </w:rPr>
        <w:t>##   mean2020 median220</w:t>
      </w:r>
      <w:r>
        <w:br/>
      </w:r>
      <w:r>
        <w:rPr>
          <w:rStyle w:val="VerbatimChar"/>
        </w:rPr>
        <w:t>##      &lt;dbl&gt;     &lt;dbl&gt;</w:t>
      </w:r>
      <w:r>
        <w:br/>
      </w:r>
      <w:r w:rsidR="00D959BD">
        <w:rPr>
          <w:rStyle w:val="VerbatimChar"/>
        </w:rPr>
        <w:t>## 1     170.       170.</w:t>
      </w:r>
    </w:p>
    <w:p w14:paraId="472AF7DF" w14:textId="77777777" w:rsidR="004E1144" w:rsidRDefault="004E1144">
      <w:pPr>
        <w:pStyle w:val="FirstParagraph"/>
      </w:pPr>
    </w:p>
    <w:p w14:paraId="3AC0C4A7" w14:textId="77777777" w:rsidR="004E1144" w:rsidRDefault="004E1144">
      <w:pPr>
        <w:pStyle w:val="FirstParagraph"/>
      </w:pPr>
    </w:p>
    <w:p w14:paraId="2BBC5F59" w14:textId="5673FD14" w:rsidR="007A15DB" w:rsidRDefault="00E65A52">
      <w:pPr>
        <w:pStyle w:val="FirstParagraph"/>
      </w:pPr>
      <w:r>
        <w:t xml:space="preserve">You’ve seen how to find the mean and median </w:t>
      </w:r>
      <w:r>
        <w:rPr>
          <w:rStyle w:val="VerbatimChar"/>
        </w:rPr>
        <w:t>age</w:t>
      </w:r>
      <w:r>
        <w:t xml:space="preserve"> and </w:t>
      </w:r>
      <w:r>
        <w:rPr>
          <w:rStyle w:val="VerbatimChar"/>
        </w:rPr>
        <w:t>length</w:t>
      </w:r>
      <w:r>
        <w:t xml:space="preserve"> </w:t>
      </w:r>
      <w:r w:rsidR="00570B46">
        <w:t>across a set of observations, that is impressive!</w:t>
      </w:r>
    </w:p>
    <w:p w14:paraId="74A2981E" w14:textId="77777777" w:rsidR="007A15DB" w:rsidRDefault="00E65A52">
      <w:pPr>
        <w:pStyle w:val="BodyText"/>
      </w:pPr>
      <w:r>
        <w:t xml:space="preserve">To sum up, using </w:t>
      </w:r>
      <w:r>
        <w:rPr>
          <w:rStyle w:val="VerbatimChar"/>
        </w:rPr>
        <w:t>summary</w:t>
      </w:r>
      <w:r>
        <w:t xml:space="preserve"> as before, R </w:t>
      </w:r>
      <w:r w:rsidR="00570B46">
        <w:t xml:space="preserve">will </w:t>
      </w:r>
      <w:r>
        <w:t>return as output the statistics of all the dataset</w:t>
      </w:r>
      <w:r w:rsidR="00570B46">
        <w:t>, like 2019 and 2020</w:t>
      </w:r>
      <w:r>
        <w:t xml:space="preserve">. Instead, </w:t>
      </w:r>
      <w:r>
        <w:rPr>
          <w:rStyle w:val="VerbatimChar"/>
        </w:rPr>
        <w:t>filter</w:t>
      </w:r>
      <w:r>
        <w:t xml:space="preserve"> and </w:t>
      </w:r>
      <w:r>
        <w:rPr>
          <w:rStyle w:val="VerbatimChar"/>
        </w:rPr>
        <w:t>summarize</w:t>
      </w:r>
      <w:r>
        <w:t xml:space="preserve"> compute a specific measurement in a specific subset of your data</w:t>
      </w:r>
      <w:r w:rsidR="00570B46">
        <w:t xml:space="preserve"> such as 2019</w:t>
      </w:r>
      <w:r>
        <w:t>.</w:t>
      </w:r>
    </w:p>
    <w:p w14:paraId="1CB2BF58" w14:textId="63A77E93" w:rsidR="00570B46" w:rsidRDefault="00E65A52">
      <w:pPr>
        <w:pStyle w:val="BodyText"/>
      </w:pPr>
      <w:r>
        <w:t xml:space="preserve">Now it its time </w:t>
      </w:r>
      <w:r w:rsidR="00F632AB">
        <w:t>to make</w:t>
      </w:r>
      <w:r>
        <w:t xml:space="preserve"> graphs!</w:t>
      </w:r>
    </w:p>
    <w:p w14:paraId="106363F8" w14:textId="06E3B160" w:rsidR="007A15DB" w:rsidRDefault="00E65A52">
      <w:pPr>
        <w:pStyle w:val="BodyText"/>
      </w:pPr>
      <w:r>
        <w:t>However, for challengers who want to</w:t>
      </w:r>
      <w:r w:rsidR="00F632AB">
        <w:t xml:space="preserve"> experiment with</w:t>
      </w:r>
      <w:r>
        <w:t xml:space="preserve"> mak</w:t>
      </w:r>
      <w:r w:rsidR="00F632AB">
        <w:t>ing</w:t>
      </w:r>
      <w:r>
        <w:t xml:space="preserve"> their own functions</w:t>
      </w:r>
      <w:r w:rsidR="00F632AB">
        <w:t>, instead of using pre-developed ones,</w:t>
      </w:r>
      <w:r>
        <w:t xml:space="preserve"> please go </w:t>
      </w:r>
      <w:r w:rsidR="00570B46">
        <w:t>to the bonus section and enjoy it</w:t>
      </w:r>
      <w:r>
        <w:t>!</w:t>
      </w:r>
    </w:p>
    <w:p w14:paraId="630963FE" w14:textId="77777777" w:rsidR="00927D25" w:rsidRDefault="00927D25">
      <w:pPr>
        <w:pStyle w:val="BodyText"/>
      </w:pPr>
    </w:p>
    <w:p w14:paraId="0035FF4F" w14:textId="7CFA2042" w:rsidR="007A15DB" w:rsidRDefault="00E039A0">
      <w:pPr>
        <w:pStyle w:val="Heading2"/>
      </w:pPr>
      <w:r>
        <w:lastRenderedPageBreak/>
        <w:t>Data Visualisation</w:t>
      </w:r>
    </w:p>
    <w:p w14:paraId="32901BB8" w14:textId="77777777" w:rsidR="007A15DB" w:rsidRDefault="00E65A52">
      <w:pPr>
        <w:pStyle w:val="FirstParagraph"/>
      </w:pPr>
      <w:r>
        <w:t>We are just about to finish. Please make last effort and lets make great graphs!</w:t>
      </w:r>
    </w:p>
    <w:p w14:paraId="5D842727" w14:textId="77777777" w:rsidR="007A15DB" w:rsidRDefault="00E65A52">
      <w:pPr>
        <w:pStyle w:val="Heading3"/>
      </w:pPr>
      <w:bookmarkStart w:id="28" w:name="barplot"/>
      <w:r>
        <w:t>Barplot</w:t>
      </w:r>
      <w:bookmarkEnd w:id="28"/>
    </w:p>
    <w:p w14:paraId="31DEEC12" w14:textId="58C4D683" w:rsidR="007A15DB" w:rsidRDefault="00E65A52">
      <w:pPr>
        <w:pStyle w:val="FirstParagraph"/>
      </w:pPr>
      <w:r>
        <w:t xml:space="preserve">If you recall from </w:t>
      </w:r>
      <w:r w:rsidR="00570B46">
        <w:t xml:space="preserve">the </w:t>
      </w:r>
      <w:r>
        <w:t>factor section, we created two tables</w:t>
      </w:r>
      <w:r w:rsidR="00570B46">
        <w:t xml:space="preserve"> (exercise 7 and 8)</w:t>
      </w:r>
      <w:r>
        <w:t xml:space="preserve"> in which rows indicate </w:t>
      </w:r>
      <w:r>
        <w:rPr>
          <w:rStyle w:val="VerbatimChar"/>
        </w:rPr>
        <w:t>year</w:t>
      </w:r>
      <w:r w:rsidR="00A34DC8">
        <w:rPr>
          <w:rStyle w:val="VerbatimChar"/>
        </w:rPr>
        <w:t xml:space="preserve"> or tutor</w:t>
      </w:r>
      <w:r w:rsidR="00570B46">
        <w:rPr>
          <w:rStyle w:val="VerbatimChar"/>
        </w:rPr>
        <w:t>,</w:t>
      </w:r>
      <w:r>
        <w:t xml:space="preserve"> and columns indicating </w:t>
      </w:r>
      <w:r>
        <w:rPr>
          <w:rStyle w:val="VerbatimChar"/>
        </w:rPr>
        <w:t>FavPet</w:t>
      </w:r>
      <w:r>
        <w:t xml:space="preserve"> labels (dog/cat).</w:t>
      </w:r>
    </w:p>
    <w:p w14:paraId="50132D67" w14:textId="12664412" w:rsidR="007A15DB" w:rsidRDefault="00E65A52">
      <w:pPr>
        <w:pStyle w:val="BodyText"/>
      </w:pPr>
      <w:r>
        <w:t xml:space="preserve">Instead of just priniting the table, you might want to represent the </w:t>
      </w:r>
      <w:r w:rsidR="00A34DC8">
        <w:t xml:space="preserve">outcome </w:t>
      </w:r>
      <w:r>
        <w:t xml:space="preserve">visually. For that, we can use </w:t>
      </w:r>
      <w:r>
        <w:rPr>
          <w:rStyle w:val="VerbatimChar"/>
        </w:rPr>
        <w:t>barplot</w:t>
      </w:r>
      <w:r>
        <w:t>.</w:t>
      </w:r>
      <w:r w:rsidR="00A34DC8">
        <w:t xml:space="preserve"> </w:t>
      </w:r>
      <w:r w:rsidR="00C27610">
        <w:t>In the following illustration, the</w:t>
      </w:r>
      <w:r>
        <w:t xml:space="preserve"> plot represent</w:t>
      </w:r>
      <w:r w:rsidR="00A34DC8">
        <w:t>s</w:t>
      </w:r>
      <w:r>
        <w:t xml:space="preserve"> the data using one bar </w:t>
      </w:r>
      <w:r w:rsidR="00C27610">
        <w:t xml:space="preserve">for </w:t>
      </w:r>
      <w:r>
        <w:t>each year</w:t>
      </w:r>
      <w:r w:rsidR="00C27610">
        <w:t xml:space="preserve"> (x-axis/lab)</w:t>
      </w:r>
      <w:r>
        <w:t xml:space="preserve">, with the height and colour of the bar representing the </w:t>
      </w:r>
      <w:r>
        <w:rPr>
          <w:rStyle w:val="VerbatimChar"/>
        </w:rPr>
        <w:t>favPet</w:t>
      </w:r>
      <w:r>
        <w:t xml:space="preserve"> variable</w:t>
      </w:r>
      <w:r w:rsidR="00C27610">
        <w:t>, how many cat and dogs (y-axis/lab)</w:t>
      </w:r>
      <w:r>
        <w:t>.</w:t>
      </w:r>
    </w:p>
    <w:p w14:paraId="0AC1B179" w14:textId="77777777" w:rsidR="007A15DB" w:rsidRDefault="00E65A52">
      <w:pPr>
        <w:pStyle w:val="SourceCode"/>
      </w:pPr>
      <w:r>
        <w:rPr>
          <w:rStyle w:val="KeywordTok"/>
        </w:rPr>
        <w:t>barplot</w:t>
      </w:r>
      <w:r>
        <w:rPr>
          <w:rStyle w:val="NormalTok"/>
        </w:rPr>
        <w:t>(</w:t>
      </w:r>
      <w:r>
        <w:rPr>
          <w:rStyle w:val="KeywordTok"/>
        </w:rPr>
        <w:t>table</w:t>
      </w:r>
      <w:r>
        <w:rPr>
          <w:rStyle w:val="NormalTok"/>
        </w:rPr>
        <w:t>(mydat</w:t>
      </w:r>
      <w:r>
        <w:rPr>
          <w:rStyle w:val="OperatorTok"/>
        </w:rPr>
        <w:t>$</w:t>
      </w:r>
      <w:r>
        <w:rPr>
          <w:rStyle w:val="NormalTok"/>
        </w:rPr>
        <w:t>favPet, mydat</w:t>
      </w:r>
      <w:r>
        <w:rPr>
          <w:rStyle w:val="OperatorTok"/>
        </w:rPr>
        <w:t>$</w:t>
      </w:r>
      <w:r>
        <w:rPr>
          <w:rStyle w:val="NormalTok"/>
        </w:rPr>
        <w:t xml:space="preserve">year), </w:t>
      </w:r>
      <w:r>
        <w:rPr>
          <w:rStyle w:val="DataTypeTok"/>
        </w:rPr>
        <w:t>ylab =</w:t>
      </w:r>
      <w:r>
        <w:rPr>
          <w:rStyle w:val="NormalTok"/>
        </w:rPr>
        <w:t xml:space="preserve"> </w:t>
      </w:r>
      <w:r>
        <w:rPr>
          <w:rStyle w:val="StringTok"/>
        </w:rPr>
        <w:t>'number of respondents'</w:t>
      </w:r>
      <w:r>
        <w:rPr>
          <w:rStyle w:val="NormalTok"/>
        </w:rPr>
        <w:t xml:space="preserve">, </w:t>
      </w:r>
      <w:r>
        <w:rPr>
          <w:rStyle w:val="DataTypeTok"/>
        </w:rPr>
        <w:t>xlab =</w:t>
      </w:r>
      <w:r>
        <w:rPr>
          <w:rStyle w:val="NormalTok"/>
        </w:rPr>
        <w:t xml:space="preserve"> </w:t>
      </w:r>
      <w:r>
        <w:rPr>
          <w:rStyle w:val="StringTok"/>
        </w:rPr>
        <w:t>'Years'</w:t>
      </w:r>
      <w:r>
        <w:rPr>
          <w:rStyle w:val="NormalTok"/>
        </w:rPr>
        <w:t>,</w:t>
      </w:r>
      <w:r>
        <w:rPr>
          <w:rStyle w:val="DataTypeTok"/>
        </w:rPr>
        <w:t>legend =</w:t>
      </w:r>
      <w:r>
        <w:rPr>
          <w:rStyle w:val="NormalTok"/>
        </w:rPr>
        <w:t xml:space="preserve"> </w:t>
      </w:r>
      <w:r>
        <w:rPr>
          <w:rStyle w:val="KeywordTok"/>
        </w:rPr>
        <w:t>c</w:t>
      </w:r>
      <w:r>
        <w:rPr>
          <w:rStyle w:val="NormalTok"/>
        </w:rPr>
        <w:t>(</w:t>
      </w:r>
      <w:r>
        <w:rPr>
          <w:rStyle w:val="StringTok"/>
        </w:rPr>
        <w:t>'dog'</w:t>
      </w:r>
      <w:r>
        <w:rPr>
          <w:rStyle w:val="NormalTok"/>
        </w:rPr>
        <w:t>,</w:t>
      </w:r>
      <w:r>
        <w:rPr>
          <w:rStyle w:val="StringTok"/>
        </w:rPr>
        <w:t>'cat'</w:t>
      </w:r>
      <w:r>
        <w:rPr>
          <w:rStyle w:val="NormalTok"/>
        </w:rPr>
        <w:t>))</w:t>
      </w:r>
    </w:p>
    <w:p w14:paraId="43C21565" w14:textId="77777777" w:rsidR="007A15DB" w:rsidRDefault="00E65A52">
      <w:pPr>
        <w:pStyle w:val="FirstParagraph"/>
      </w:pPr>
      <w:r>
        <w:rPr>
          <w:noProof/>
        </w:rPr>
        <w:drawing>
          <wp:inline distT="0" distB="0" distL="0" distR="0" wp14:anchorId="01877E5F" wp14:editId="4607C366">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0-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07BBA481" w14:textId="6C49E18B" w:rsidR="007A15DB" w:rsidRDefault="0035098C">
      <w:pPr>
        <w:pStyle w:val="Heading4"/>
      </w:pPr>
      <w:bookmarkStart w:id="29" w:name="Xcee67610eef818a7e341c4afa57f7d5b32c294d"/>
      <w:r>
        <w:t>Exercise 14</w:t>
      </w:r>
      <w:r w:rsidR="00E65A52">
        <w:t xml:space="preserve">: Can you create a barplot representing the </w:t>
      </w:r>
      <w:r w:rsidR="00E65A52">
        <w:rPr>
          <w:rStyle w:val="VerbatimChar"/>
        </w:rPr>
        <w:t>tutor names</w:t>
      </w:r>
      <w:r w:rsidR="00E65A52">
        <w:t xml:space="preserve"> on the bars?</w:t>
      </w:r>
      <w:bookmarkEnd w:id="29"/>
    </w:p>
    <w:p w14:paraId="44A2900D" w14:textId="77777777" w:rsidR="007A15DB" w:rsidRDefault="00E65A52">
      <w:pPr>
        <w:pStyle w:val="SourceCode"/>
      </w:pPr>
      <w:r>
        <w:rPr>
          <w:rStyle w:val="KeywordTok"/>
        </w:rPr>
        <w:t>barplot</w:t>
      </w:r>
      <w:r>
        <w:rPr>
          <w:rStyle w:val="NormalTok"/>
        </w:rPr>
        <w:t>(</w:t>
      </w:r>
      <w:r>
        <w:rPr>
          <w:rStyle w:val="KeywordTok"/>
        </w:rPr>
        <w:t>table</w:t>
      </w:r>
      <w:r>
        <w:rPr>
          <w:rStyle w:val="NormalTok"/>
        </w:rPr>
        <w:t>(mydat</w:t>
      </w:r>
      <w:r>
        <w:rPr>
          <w:rStyle w:val="OperatorTok"/>
        </w:rPr>
        <w:t>$</w:t>
      </w:r>
      <w:r>
        <w:rPr>
          <w:rStyle w:val="NormalTok"/>
        </w:rPr>
        <w:t>favPet, mydat</w:t>
      </w:r>
      <w:r>
        <w:rPr>
          <w:rStyle w:val="OperatorTok"/>
        </w:rPr>
        <w:t>$</w:t>
      </w:r>
      <w:r>
        <w:rPr>
          <w:rStyle w:val="NormalTok"/>
        </w:rPr>
        <w:t xml:space="preserve">tutor), </w:t>
      </w:r>
      <w:r>
        <w:rPr>
          <w:rStyle w:val="DataTypeTok"/>
        </w:rPr>
        <w:t>ylab =</w:t>
      </w:r>
      <w:r>
        <w:rPr>
          <w:rStyle w:val="NormalTok"/>
        </w:rPr>
        <w:t xml:space="preserve"> </w:t>
      </w:r>
      <w:r>
        <w:rPr>
          <w:rStyle w:val="StringTok"/>
        </w:rPr>
        <w:t>'number of respondents'</w:t>
      </w:r>
      <w:r>
        <w:rPr>
          <w:rStyle w:val="NormalTok"/>
        </w:rPr>
        <w:t xml:space="preserve">, </w:t>
      </w:r>
      <w:r>
        <w:rPr>
          <w:rStyle w:val="DataTypeTok"/>
        </w:rPr>
        <w:t>xlab =</w:t>
      </w:r>
      <w:r>
        <w:rPr>
          <w:rStyle w:val="NormalTok"/>
        </w:rPr>
        <w:t xml:space="preserve"> </w:t>
      </w:r>
      <w:r>
        <w:rPr>
          <w:rStyle w:val="StringTok"/>
        </w:rPr>
        <w:t>'Tutors'</w:t>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'dog'</w:t>
      </w:r>
      <w:r>
        <w:rPr>
          <w:rStyle w:val="NormalTok"/>
        </w:rPr>
        <w:t>,</w:t>
      </w:r>
      <w:r>
        <w:rPr>
          <w:rStyle w:val="StringTok"/>
        </w:rPr>
        <w:t>'cat'</w:t>
      </w:r>
      <w:r>
        <w:rPr>
          <w:rStyle w:val="NormalTok"/>
        </w:rPr>
        <w:t>))</w:t>
      </w:r>
    </w:p>
    <w:p w14:paraId="2B7D1C7D" w14:textId="77777777" w:rsidR="00F012A1" w:rsidRPr="00F012A1" w:rsidRDefault="00570B46" w:rsidP="00F012A1">
      <w:pPr>
        <w:pStyle w:val="FirstParagraph"/>
      </w:pPr>
      <w:r>
        <w:rPr>
          <w:noProof/>
        </w:rPr>
        <w:lastRenderedPageBreak/>
        <w:drawing>
          <wp:inline distT="0" distB="0" distL="0" distR="0" wp14:anchorId="32E0056F" wp14:editId="573D4F69">
            <wp:extent cx="3695503"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8364" cy="2293955"/>
                    </a:xfrm>
                    <a:prstGeom prst="rect">
                      <a:avLst/>
                    </a:prstGeom>
                  </pic:spPr>
                </pic:pic>
              </a:graphicData>
            </a:graphic>
          </wp:inline>
        </w:drawing>
      </w:r>
      <w:r>
        <w:t xml:space="preserve"> </w:t>
      </w:r>
    </w:p>
    <w:p w14:paraId="33F42F8D" w14:textId="292761CE" w:rsidR="009D58D0" w:rsidRPr="009D58D0" w:rsidRDefault="00E65A52" w:rsidP="009D58D0">
      <w:pPr>
        <w:pStyle w:val="Heading3"/>
      </w:pPr>
      <w:bookmarkStart w:id="30" w:name="boxplot"/>
      <w:r>
        <w:t>Boxplot</w:t>
      </w:r>
      <w:bookmarkEnd w:id="30"/>
    </w:p>
    <w:p w14:paraId="0A4FE00D" w14:textId="05EF6E73" w:rsidR="007A15DB" w:rsidRDefault="00E65A52">
      <w:pPr>
        <w:pStyle w:val="FirstParagraph"/>
      </w:pPr>
      <w:r>
        <w:t xml:space="preserve">Let’s assume you want to get a visual representation of your dataset, </w:t>
      </w:r>
      <w:r w:rsidR="00B314FA">
        <w:t xml:space="preserve">focusing </w:t>
      </w:r>
      <w:r>
        <w:t>particularly on the distribution</w:t>
      </w:r>
      <w:r w:rsidR="00B314FA">
        <w:t>/spread</w:t>
      </w:r>
      <w:r>
        <w:t xml:space="preserve"> of </w:t>
      </w:r>
      <w:r>
        <w:rPr>
          <w:rStyle w:val="VerbatimChar"/>
        </w:rPr>
        <w:t>age</w:t>
      </w:r>
      <w:r>
        <w:t xml:space="preserve"> and </w:t>
      </w:r>
      <w:r>
        <w:rPr>
          <w:rStyle w:val="VerbatimChar"/>
        </w:rPr>
        <w:t>length</w:t>
      </w:r>
      <w:r>
        <w:t>.</w:t>
      </w:r>
      <w:r w:rsidR="00F012A1">
        <w:t xml:space="preserve"> </w:t>
      </w:r>
      <w:r w:rsidR="00B314FA">
        <w:t>b</w:t>
      </w:r>
      <w:r w:rsidR="00F012A1">
        <w:t>oxplot</w:t>
      </w:r>
      <w:r w:rsidR="00B314FA">
        <w:t>s</w:t>
      </w:r>
      <w:r w:rsidR="00F012A1">
        <w:t xml:space="preserve"> fit</w:t>
      </w:r>
      <w:r w:rsidR="00B314FA">
        <w:t xml:space="preserve"> your aim</w:t>
      </w:r>
      <w:r w:rsidR="00F012A1">
        <w:t xml:space="preserve"> perfectly</w:t>
      </w:r>
      <w:r>
        <w:t>.</w:t>
      </w:r>
    </w:p>
    <w:p w14:paraId="7BFF2C0A" w14:textId="77777777" w:rsidR="00DD42C3" w:rsidRDefault="00E65A52" w:rsidP="009D58D0">
      <w:pPr>
        <w:pStyle w:val="BodyText"/>
        <w:spacing w:after="0"/>
      </w:pPr>
      <w:r>
        <w:t>What is a boxplot? A boxplot is a standardized way of displaying the distribution of data based on a five number summary (“minimum”, first quartile (Q1), median, third quartile (Q3), and “maximum”). It can tell you about your outliers and what their values are. It can also tell you if your data is symmetrical, how tightly your data is grouped, and if and how your data is skewed.</w:t>
      </w:r>
    </w:p>
    <w:p w14:paraId="4325232A" w14:textId="60089138" w:rsidR="00DD42C3" w:rsidRDefault="00DD42C3">
      <w:pPr>
        <w:pStyle w:val="BodyText"/>
        <w:rPr>
          <w:rStyle w:val="Hyperlink"/>
        </w:rPr>
      </w:pPr>
      <w:r>
        <w:rPr>
          <w:noProof/>
        </w:rPr>
        <mc:AlternateContent>
          <mc:Choice Requires="wps">
            <w:drawing>
              <wp:anchor distT="0" distB="0" distL="114300" distR="114300" simplePos="0" relativeHeight="251674624" behindDoc="0" locked="0" layoutInCell="1" allowOverlap="1" wp14:anchorId="6284AEF1" wp14:editId="1E6CDFA7">
                <wp:simplePos x="0" y="0"/>
                <wp:positionH relativeFrom="column">
                  <wp:posOffset>-3175</wp:posOffset>
                </wp:positionH>
                <wp:positionV relativeFrom="paragraph">
                  <wp:posOffset>235422</wp:posOffset>
                </wp:positionV>
                <wp:extent cx="6332220" cy="629920"/>
                <wp:effectExtent l="12700" t="12700" r="17780" b="17780"/>
                <wp:wrapNone/>
                <wp:docPr id="23" name="Text Box 23"/>
                <wp:cNvGraphicFramePr/>
                <a:graphic xmlns:a="http://schemas.openxmlformats.org/drawingml/2006/main">
                  <a:graphicData uri="http://schemas.microsoft.com/office/word/2010/wordprocessingShape">
                    <wps:wsp>
                      <wps:cNvSpPr txBox="1"/>
                      <wps:spPr>
                        <a:xfrm>
                          <a:off x="0" y="0"/>
                          <a:ext cx="6332220" cy="629920"/>
                        </a:xfrm>
                        <a:prstGeom prst="rect">
                          <a:avLst/>
                        </a:prstGeom>
                        <a:solidFill>
                          <a:schemeClr val="lt1"/>
                        </a:solidFill>
                        <a:ln w="25400">
                          <a:solidFill>
                            <a:prstClr val="black"/>
                          </a:solidFill>
                        </a:ln>
                      </wps:spPr>
                      <wps:txbx>
                        <w:txbxContent>
                          <w:p w14:paraId="73C143EC" w14:textId="77777777" w:rsidR="00B46B2F" w:rsidRDefault="00B46B2F" w:rsidP="00DD42C3">
                            <w:pPr>
                              <w:pStyle w:val="BodyText"/>
                              <w:spacing w:after="0"/>
                            </w:pPr>
                            <w:r>
                              <w:t>Need additional explanation? Consult in following source:</w:t>
                            </w:r>
                          </w:p>
                          <w:p w14:paraId="5857A414" w14:textId="77777777" w:rsidR="00B46B2F" w:rsidRDefault="008F68E9" w:rsidP="00DD42C3">
                            <w:pPr>
                              <w:pStyle w:val="BodyText"/>
                              <w:spacing w:before="0"/>
                              <w:rPr>
                                <w:rStyle w:val="Hyperlink"/>
                              </w:rPr>
                            </w:pPr>
                            <w:hyperlink r:id="rId30">
                              <w:r w:rsidR="00B46B2F">
                                <w:rPr>
                                  <w:rStyle w:val="Hyperlink"/>
                                </w:rPr>
                                <w:t>https://www.dummies.com/education/math/statistics/what-a-boxplot-can-tell-you-about-a-statistical-data-set/</w:t>
                              </w:r>
                            </w:hyperlink>
                          </w:p>
                          <w:p w14:paraId="6DDFFC59" w14:textId="149358C5" w:rsidR="00B46B2F" w:rsidRPr="00DD42C3" w:rsidRDefault="00B46B2F" w:rsidP="00DD42C3">
                            <w:pPr>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84AEF1" id="Text Box 23" o:spid="_x0000_s1033" type="#_x0000_t202" style="position:absolute;margin-left:-.25pt;margin-top:18.55pt;width:498.6pt;height:49.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" fillcolor="white [3201]" strokeweight="2pt">
                <v:textbox>
                  <w:txbxContent>
                    <w:p w14:paraId="73C143EC" w14:textId="77777777" w:rsidR="00B46B2F" w:rsidRDefault="00B46B2F" w:rsidP="00DD42C3">
                      <w:pPr>
                        <w:pStyle w:val="BodyText"/>
                        <w:spacing w:after="0"/>
                      </w:pPr>
                      <w:r>
                        <w:t>Need additional explanation? Consult in following source:</w:t>
                      </w:r>
                    </w:p>
                    <w:p w14:paraId="5857A414" w14:textId="77777777" w:rsidR="00B46B2F" w:rsidRDefault="00B46B2F" w:rsidP="00DD42C3">
                      <w:pPr>
                        <w:pStyle w:val="BodyText"/>
                        <w:spacing w:before="0"/>
                        <w:rPr>
                          <w:rStyle w:val="Hyperlink"/>
                        </w:rPr>
                      </w:pPr>
                      <w:hyperlink r:id="rId31">
                        <w:r>
                          <w:rPr>
                            <w:rStyle w:val="Hyperlink"/>
                          </w:rPr>
                          <w:t>https://www.dummies.com/education/math/statistics/what-a-boxplot-can-tell-you-about-a-statistical-data-set/</w:t>
                        </w:r>
                      </w:hyperlink>
                    </w:p>
                    <w:p w14:paraId="6DDFFC59" w14:textId="149358C5" w:rsidR="00B46B2F" w:rsidRPr="00DD42C3" w:rsidRDefault="00B46B2F" w:rsidP="00DD42C3">
                      <w:pPr>
                        <w:rPr>
                          <w:rFonts w:asciiTheme="majorHAnsi" w:hAnsiTheme="majorHAnsi" w:cstheme="majorHAnsi"/>
                          <w:sz w:val="22"/>
                          <w:szCs w:val="22"/>
                        </w:rPr>
                      </w:pPr>
                    </w:p>
                  </w:txbxContent>
                </v:textbox>
              </v:shape>
            </w:pict>
          </mc:Fallback>
        </mc:AlternateContent>
      </w:r>
    </w:p>
    <w:p w14:paraId="058B9EE6" w14:textId="57F7FF43" w:rsidR="00DD42C3" w:rsidRDefault="00DD42C3">
      <w:pPr>
        <w:pStyle w:val="BodyText"/>
        <w:rPr>
          <w:rStyle w:val="Hyperlink"/>
        </w:rPr>
      </w:pPr>
    </w:p>
    <w:p w14:paraId="4DD7718D" w14:textId="5D2C10FA" w:rsidR="00DD42C3" w:rsidRDefault="00DD42C3">
      <w:pPr>
        <w:pStyle w:val="BodyText"/>
        <w:rPr>
          <w:rStyle w:val="Hyperlink"/>
        </w:rPr>
      </w:pPr>
    </w:p>
    <w:p w14:paraId="7E943017" w14:textId="77777777" w:rsidR="00DD42C3" w:rsidRDefault="00DD42C3">
      <w:pPr>
        <w:pStyle w:val="BodyText"/>
      </w:pPr>
    </w:p>
    <w:p w14:paraId="32A2E369" w14:textId="77777777" w:rsidR="007A15DB" w:rsidRDefault="00E65A52">
      <w:pPr>
        <w:pStyle w:val="SourceCode"/>
      </w:pPr>
      <w:r>
        <w:rPr>
          <w:rStyle w:val="KeywordTok"/>
        </w:rPr>
        <w:t>boxplot</w:t>
      </w:r>
      <w:r>
        <w:rPr>
          <w:rStyle w:val="NormalTok"/>
        </w:rPr>
        <w:t>(mydat</w:t>
      </w:r>
      <w:r>
        <w:rPr>
          <w:rStyle w:val="OperatorTok"/>
        </w:rPr>
        <w:t>$</w:t>
      </w:r>
      <w:r>
        <w:rPr>
          <w:rStyle w:val="NormalTok"/>
        </w:rPr>
        <w:t xml:space="preserve">age, </w:t>
      </w:r>
      <w:r>
        <w:rPr>
          <w:rStyle w:val="DataTypeTok"/>
        </w:rPr>
        <w:t>main =</w:t>
      </w:r>
      <w:r>
        <w:rPr>
          <w:rStyle w:val="NormalTok"/>
        </w:rPr>
        <w:t xml:space="preserve"> </w:t>
      </w:r>
      <w:r>
        <w:rPr>
          <w:rStyle w:val="StringTok"/>
        </w:rPr>
        <w:t>'Age distribution'</w:t>
      </w:r>
      <w:r>
        <w:rPr>
          <w:rStyle w:val="NormalTok"/>
        </w:rPr>
        <w:t xml:space="preserve">, </w:t>
      </w:r>
      <w:r>
        <w:rPr>
          <w:rStyle w:val="DataTypeTok"/>
        </w:rPr>
        <w:t>ylab =</w:t>
      </w:r>
      <w:r>
        <w:rPr>
          <w:rStyle w:val="NormalTok"/>
        </w:rPr>
        <w:t xml:space="preserve"> </w:t>
      </w:r>
      <w:r>
        <w:rPr>
          <w:rStyle w:val="StringTok"/>
        </w:rPr>
        <w:t>'Age'</w:t>
      </w:r>
      <w:r>
        <w:rPr>
          <w:rStyle w:val="NormalTok"/>
        </w:rPr>
        <w:t>)</w:t>
      </w:r>
    </w:p>
    <w:p w14:paraId="2DFB1228" w14:textId="77777777" w:rsidR="007A15DB" w:rsidRDefault="00E65A52" w:rsidP="00F012A1">
      <w:pPr>
        <w:pStyle w:val="FirstParagraph"/>
        <w:jc w:val="center"/>
      </w:pPr>
      <w:r>
        <w:rPr>
          <w:noProof/>
        </w:rPr>
        <w:drawing>
          <wp:inline distT="0" distB="0" distL="0" distR="0" wp14:anchorId="661C520C" wp14:editId="67848D91">
            <wp:extent cx="3690937" cy="26479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2-1.png"/>
                    <pic:cNvPicPr>
                      <a:picLocks noChangeAspect="1" noChangeArrowheads="1"/>
                    </pic:cNvPicPr>
                  </pic:nvPicPr>
                  <pic:blipFill>
                    <a:blip r:embed="rId32"/>
                    <a:stretch>
                      <a:fillRect/>
                    </a:stretch>
                  </pic:blipFill>
                  <pic:spPr bwMode="auto">
                    <a:xfrm>
                      <a:off x="0" y="0"/>
                      <a:ext cx="3693829" cy="2650025"/>
                    </a:xfrm>
                    <a:prstGeom prst="rect">
                      <a:avLst/>
                    </a:prstGeom>
                    <a:noFill/>
                    <a:ln w="9525">
                      <a:noFill/>
                      <a:headEnd/>
                      <a:tailEnd/>
                    </a:ln>
                  </pic:spPr>
                </pic:pic>
              </a:graphicData>
            </a:graphic>
          </wp:inline>
        </w:drawing>
      </w:r>
    </w:p>
    <w:p w14:paraId="13F4484C" w14:textId="4C176C37" w:rsidR="007A15DB" w:rsidRDefault="0035098C">
      <w:pPr>
        <w:pStyle w:val="Heading4"/>
      </w:pPr>
      <w:bookmarkStart w:id="31" w:name="Xe2f45d2f7616128ac28a9e4d03cabdf273560fa"/>
      <w:r>
        <w:lastRenderedPageBreak/>
        <w:t>Exercise 15</w:t>
      </w:r>
      <w:r w:rsidR="00E65A52">
        <w:t xml:space="preserve">: </w:t>
      </w:r>
      <w:r w:rsidR="008A15ED">
        <w:t xml:space="preserve">There is a point lying outside of the box (see top quadrant). What does this indicate? </w:t>
      </w:r>
      <w:bookmarkEnd w:id="31"/>
    </w:p>
    <w:p w14:paraId="38F969AA" w14:textId="77777777" w:rsidR="00DD42C3" w:rsidRDefault="00DD42C3">
      <w:pPr>
        <w:pStyle w:val="Heading4"/>
      </w:pPr>
      <w:bookmarkStart w:id="32" w:name="Xa6978e3cba1b8b49879cde011935873ddab5b42"/>
    </w:p>
    <w:p w14:paraId="1D865531" w14:textId="399F6055" w:rsidR="007A15DB" w:rsidRDefault="00E65A52">
      <w:pPr>
        <w:pStyle w:val="Heading4"/>
      </w:pPr>
      <w:r>
        <w:t>Exercise 1</w:t>
      </w:r>
      <w:r w:rsidR="0035098C">
        <w:t>6</w:t>
      </w:r>
      <w:r>
        <w:t xml:space="preserve">: </w:t>
      </w:r>
      <w:r w:rsidR="008A15ED">
        <w:t>Can you make a boxplot for the</w:t>
      </w:r>
      <w:r>
        <w:t xml:space="preserve"> </w:t>
      </w:r>
      <w:r>
        <w:rPr>
          <w:rStyle w:val="VerbatimChar"/>
        </w:rPr>
        <w:t>length</w:t>
      </w:r>
      <w:r>
        <w:t xml:space="preserve"> variable?</w:t>
      </w:r>
      <w:bookmarkEnd w:id="32"/>
    </w:p>
    <w:p w14:paraId="457EFA83" w14:textId="77777777" w:rsidR="007A15DB" w:rsidRDefault="00E65A52">
      <w:pPr>
        <w:pStyle w:val="SourceCode"/>
      </w:pPr>
      <w:r>
        <w:rPr>
          <w:rStyle w:val="KeywordTok"/>
        </w:rPr>
        <w:t>boxplot</w:t>
      </w:r>
      <w:r>
        <w:rPr>
          <w:rStyle w:val="NormalTok"/>
        </w:rPr>
        <w:t>(mydat</w:t>
      </w:r>
      <w:r>
        <w:rPr>
          <w:rStyle w:val="OperatorTok"/>
        </w:rPr>
        <w:t>$</w:t>
      </w:r>
      <w:r>
        <w:rPr>
          <w:rStyle w:val="NormalTok"/>
        </w:rPr>
        <w:t xml:space="preserve">length, </w:t>
      </w:r>
      <w:r>
        <w:rPr>
          <w:rStyle w:val="DataTypeTok"/>
        </w:rPr>
        <w:t>main =</w:t>
      </w:r>
      <w:r>
        <w:rPr>
          <w:rStyle w:val="NormalTok"/>
        </w:rPr>
        <w:t xml:space="preserve"> </w:t>
      </w:r>
      <w:r>
        <w:rPr>
          <w:rStyle w:val="StringTok"/>
        </w:rPr>
        <w:t>'Length distribution'</w:t>
      </w:r>
      <w:r>
        <w:rPr>
          <w:rStyle w:val="NormalTok"/>
        </w:rPr>
        <w:t xml:space="preserve">, </w:t>
      </w:r>
      <w:r>
        <w:rPr>
          <w:rStyle w:val="DataTypeTok"/>
        </w:rPr>
        <w:t>ylab =</w:t>
      </w:r>
      <w:r>
        <w:rPr>
          <w:rStyle w:val="NormalTok"/>
        </w:rPr>
        <w:t xml:space="preserve"> </w:t>
      </w:r>
      <w:r>
        <w:rPr>
          <w:rStyle w:val="StringTok"/>
        </w:rPr>
        <w:t>'length'</w:t>
      </w:r>
      <w:r>
        <w:rPr>
          <w:rStyle w:val="NormalTok"/>
        </w:rPr>
        <w:t>)</w:t>
      </w:r>
    </w:p>
    <w:p w14:paraId="335D58E5" w14:textId="77777777" w:rsidR="007A15DB" w:rsidRDefault="00E65A52" w:rsidP="00F012A1">
      <w:pPr>
        <w:pStyle w:val="FirstParagraph"/>
        <w:jc w:val="center"/>
      </w:pPr>
      <w:r>
        <w:rPr>
          <w:noProof/>
        </w:rPr>
        <w:drawing>
          <wp:inline distT="0" distB="0" distL="0" distR="0" wp14:anchorId="6337F380" wp14:editId="5D566B88">
            <wp:extent cx="3404235" cy="203308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3-1.png"/>
                    <pic:cNvPicPr>
                      <a:picLocks noChangeAspect="1" noChangeArrowheads="1"/>
                    </pic:cNvPicPr>
                  </pic:nvPicPr>
                  <pic:blipFill rotWithShape="1">
                    <a:blip r:embed="rId33"/>
                    <a:srcRect b="20194"/>
                    <a:stretch/>
                  </pic:blipFill>
                  <pic:spPr bwMode="auto">
                    <a:xfrm>
                      <a:off x="0" y="0"/>
                      <a:ext cx="3415913" cy="2040055"/>
                    </a:xfrm>
                    <a:prstGeom prst="rect">
                      <a:avLst/>
                    </a:prstGeom>
                    <a:noFill/>
                    <a:ln>
                      <a:noFill/>
                    </a:ln>
                    <a:extLst>
                      <a:ext uri="{53640926-AAD7-44D8-BBD7-CCE9431645EC}">
                        <a14:shadowObscured xmlns:a14="http://schemas.microsoft.com/office/drawing/2010/main"/>
                      </a:ext>
                    </a:extLst>
                  </pic:spPr>
                </pic:pic>
              </a:graphicData>
            </a:graphic>
          </wp:inline>
        </w:drawing>
      </w:r>
    </w:p>
    <w:p w14:paraId="486C7A7F" w14:textId="77777777" w:rsidR="00DD42C3" w:rsidRDefault="00DD42C3">
      <w:pPr>
        <w:pStyle w:val="Heading4"/>
      </w:pPr>
      <w:bookmarkStart w:id="33" w:name="X4c9b1d5b5c46be297eaeb82bc642430bda8d93f"/>
    </w:p>
    <w:p w14:paraId="1F2812D9" w14:textId="323F7B5D" w:rsidR="007A15DB" w:rsidRDefault="0035098C">
      <w:pPr>
        <w:pStyle w:val="Heading4"/>
      </w:pPr>
      <w:r>
        <w:t>Exercise 17</w:t>
      </w:r>
      <w:r w:rsidR="00E65A52">
        <w:t>: Now that you have explored both variables, age and length, how do they differ in terms of data distribution?</w:t>
      </w:r>
      <w:bookmarkEnd w:id="33"/>
    </w:p>
    <w:p w14:paraId="5BC39315" w14:textId="77777777" w:rsidR="00EB59DD" w:rsidRPr="00EB59DD" w:rsidRDefault="00EB59DD" w:rsidP="00EB59DD">
      <w:pPr>
        <w:pStyle w:val="BodyText"/>
      </w:pPr>
    </w:p>
    <w:p w14:paraId="29BA3D20" w14:textId="7BBC334E" w:rsidR="004E4C65" w:rsidRPr="004E4C65" w:rsidRDefault="00E65A52" w:rsidP="004E4C65">
      <w:pPr>
        <w:pStyle w:val="BodyText"/>
        <w:rPr>
          <w:i/>
        </w:rPr>
      </w:pPr>
      <w:r>
        <w:t xml:space="preserve">So far we </w:t>
      </w:r>
      <w:r w:rsidR="00EB59DD">
        <w:t xml:space="preserve">have </w:t>
      </w:r>
      <w:r>
        <w:t>only learnt about the distribution of one variable. What</w:t>
      </w:r>
      <w:r w:rsidR="00EB59DD">
        <w:t xml:space="preserve"> happens</w:t>
      </w:r>
      <w:r>
        <w:t xml:space="preserve"> if we portrait the </w:t>
      </w:r>
      <w:r>
        <w:rPr>
          <w:rStyle w:val="VerbatimChar"/>
        </w:rPr>
        <w:t>age</w:t>
      </w:r>
      <w:r w:rsidR="00EB59DD">
        <w:rPr>
          <w:rStyle w:val="VerbatimChar"/>
        </w:rPr>
        <w:t xml:space="preserve"> variable</w:t>
      </w:r>
      <w:r>
        <w:t xml:space="preserve"> with the </w:t>
      </w:r>
      <w:r>
        <w:rPr>
          <w:rStyle w:val="VerbatimChar"/>
        </w:rPr>
        <w:t>favPet</w:t>
      </w:r>
      <w:r>
        <w:t xml:space="preserve"> variable in a boxplot?</w:t>
      </w:r>
      <w:r w:rsidR="004E4C65">
        <w:t xml:space="preserve"> </w:t>
      </w:r>
      <w:r w:rsidR="004E4C65" w:rsidRPr="004E4C65">
        <w:rPr>
          <w:i/>
        </w:rPr>
        <w:t>Note: in case</w:t>
      </w:r>
      <w:r w:rsidR="00A51B9D">
        <w:rPr>
          <w:i/>
        </w:rPr>
        <w:t xml:space="preserve"> you experience challenges in inserting the symbol </w:t>
      </w:r>
      <w:r w:rsidR="004E4C65" w:rsidRPr="004E4C65">
        <w:rPr>
          <w:i/>
        </w:rPr>
        <w:t xml:space="preserve"> </w:t>
      </w:r>
      <w:r w:rsidR="00A51B9D">
        <w:rPr>
          <w:i/>
        </w:rPr>
        <w:t>~ correctly in the R script</w:t>
      </w:r>
      <w:r w:rsidR="004E4C65" w:rsidRPr="004E4C65">
        <w:rPr>
          <w:i/>
        </w:rPr>
        <w:t>, please copy-paste the code</w:t>
      </w:r>
      <w:r w:rsidR="00A51B9D">
        <w:rPr>
          <w:i/>
        </w:rPr>
        <w:t xml:space="preserve"> from this or a word document</w:t>
      </w:r>
      <w:r w:rsidR="004E4C65" w:rsidRPr="004E4C65">
        <w:rPr>
          <w:i/>
        </w:rPr>
        <w:t>!</w:t>
      </w:r>
    </w:p>
    <w:p w14:paraId="5F67D783" w14:textId="4D704C22" w:rsidR="007A15DB" w:rsidRDefault="007A15DB">
      <w:pPr>
        <w:pStyle w:val="FirstParagraph"/>
      </w:pPr>
    </w:p>
    <w:p w14:paraId="2DC39DC6" w14:textId="77777777" w:rsidR="007A15DB" w:rsidRDefault="00E65A52">
      <w:pPr>
        <w:pStyle w:val="SourceCode"/>
      </w:pPr>
      <w:r>
        <w:rPr>
          <w:rStyle w:val="KeywordTok"/>
        </w:rPr>
        <w:t>boxplot</w:t>
      </w:r>
      <w:r>
        <w:rPr>
          <w:rStyle w:val="NormalTok"/>
        </w:rPr>
        <w:t xml:space="preserve">(age </w:t>
      </w:r>
      <w:r>
        <w:rPr>
          <w:rStyle w:val="OperatorTok"/>
        </w:rPr>
        <w:t>~</w:t>
      </w:r>
      <w:r>
        <w:rPr>
          <w:rStyle w:val="StringTok"/>
        </w:rPr>
        <w:t xml:space="preserve"> </w:t>
      </w:r>
      <w:r>
        <w:rPr>
          <w:rStyle w:val="NormalTok"/>
        </w:rPr>
        <w:t xml:space="preserve">favPet, </w:t>
      </w:r>
      <w:r>
        <w:rPr>
          <w:rStyle w:val="DataTypeTok"/>
        </w:rPr>
        <w:t>data =</w:t>
      </w:r>
      <w:r>
        <w:rPr>
          <w:rStyle w:val="NormalTok"/>
        </w:rPr>
        <w:t xml:space="preserve"> mydat)</w:t>
      </w:r>
    </w:p>
    <w:p w14:paraId="6CBE3CB0" w14:textId="5181776D" w:rsidR="00EB59DD" w:rsidRDefault="0029194D" w:rsidP="00DD42C3">
      <w:pPr>
        <w:pStyle w:val="FirstParagraph"/>
        <w:jc w:val="center"/>
      </w:pPr>
      <w:r>
        <w:rPr>
          <w:noProof/>
        </w:rPr>
        <w:drawing>
          <wp:inline distT="0" distB="0" distL="0" distR="0" wp14:anchorId="4A4193D3" wp14:editId="1D617714">
            <wp:extent cx="2881313" cy="24955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34"/>
                    <a:stretch>
                      <a:fillRect/>
                    </a:stretch>
                  </pic:blipFill>
                  <pic:spPr bwMode="auto">
                    <a:xfrm>
                      <a:off x="0" y="0"/>
                      <a:ext cx="2885183" cy="2498902"/>
                    </a:xfrm>
                    <a:prstGeom prst="rect">
                      <a:avLst/>
                    </a:prstGeom>
                    <a:noFill/>
                    <a:ln w="9525">
                      <a:noFill/>
                      <a:headEnd/>
                      <a:tailEnd/>
                    </a:ln>
                  </pic:spPr>
                </pic:pic>
              </a:graphicData>
            </a:graphic>
          </wp:inline>
        </w:drawing>
      </w:r>
    </w:p>
    <w:p w14:paraId="437B6887" w14:textId="0FCBE42E" w:rsidR="007A15DB" w:rsidRDefault="00E65A52">
      <w:pPr>
        <w:pStyle w:val="BodyText"/>
      </w:pPr>
      <w:r>
        <w:lastRenderedPageBreak/>
        <w:t xml:space="preserve">Let’s make it a little bit more </w:t>
      </w:r>
      <w:r w:rsidR="00D92EDA">
        <w:t>fancy</w:t>
      </w:r>
      <w:r>
        <w:t>. It is just matter of colors!:</w:t>
      </w:r>
    </w:p>
    <w:p w14:paraId="7065CF9E" w14:textId="77777777" w:rsidR="007A15DB" w:rsidRDefault="00E65A52">
      <w:pPr>
        <w:pStyle w:val="SourceCode"/>
      </w:pPr>
      <w:r>
        <w:rPr>
          <w:rStyle w:val="KeywordTok"/>
        </w:rPr>
        <w:t>boxplot</w:t>
      </w:r>
      <w:r>
        <w:rPr>
          <w:rStyle w:val="NormalTok"/>
        </w:rPr>
        <w:t xml:space="preserve">(age </w:t>
      </w:r>
      <w:r>
        <w:rPr>
          <w:rStyle w:val="OperatorTok"/>
        </w:rPr>
        <w:t>~</w:t>
      </w:r>
      <w:r>
        <w:rPr>
          <w:rStyle w:val="StringTok"/>
        </w:rPr>
        <w:t xml:space="preserve"> </w:t>
      </w:r>
      <w:r>
        <w:rPr>
          <w:rStyle w:val="NormalTok"/>
        </w:rPr>
        <w:t xml:space="preserve">favPet, </w:t>
      </w:r>
      <w:r>
        <w:rPr>
          <w:rStyle w:val="DataTypeTok"/>
        </w:rPr>
        <w:t>data =</w:t>
      </w:r>
      <w:r>
        <w:rPr>
          <w:rStyle w:val="NormalTok"/>
        </w:rPr>
        <w:t xml:space="preserve"> mydat, </w:t>
      </w:r>
      <w:r>
        <w:rPr>
          <w:rStyle w:val="DataTypeTok"/>
        </w:rPr>
        <w:t>main =</w:t>
      </w:r>
      <w:r>
        <w:rPr>
          <w:rStyle w:val="NormalTok"/>
        </w:rPr>
        <w:t xml:space="preserve"> </w:t>
      </w:r>
      <w:r>
        <w:rPr>
          <w:rStyle w:val="StringTok"/>
        </w:rPr>
        <w:t>"Survey Data"</w:t>
      </w:r>
      <w:r>
        <w:rPr>
          <w:rStyle w:val="NormalTok"/>
        </w:rPr>
        <w:t xml:space="preserve">, </w:t>
      </w:r>
      <w:r>
        <w:rPr>
          <w:rStyle w:val="DataTypeTok"/>
        </w:rPr>
        <w:t>xlab =</w:t>
      </w:r>
      <w:r>
        <w:rPr>
          <w:rStyle w:val="NormalTok"/>
        </w:rPr>
        <w:t xml:space="preserve"> </w:t>
      </w:r>
      <w:r>
        <w:rPr>
          <w:rStyle w:val="StringTok"/>
        </w:rPr>
        <w:t>"Favourite Pet"</w:t>
      </w:r>
      <w:r>
        <w:rPr>
          <w:rStyle w:val="NormalTok"/>
        </w:rPr>
        <w:t xml:space="preserve">, </w:t>
      </w:r>
      <w:r>
        <w:rPr>
          <w:rStyle w:val="DataTypeTok"/>
        </w:rPr>
        <w:t>ylab=</w:t>
      </w:r>
      <w:r>
        <w:rPr>
          <w:rStyle w:val="StringTok"/>
        </w:rPr>
        <w:t>"Age"</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w:t>
      </w:r>
      <w:r>
        <w:rPr>
          <w:rStyle w:val="StringTok"/>
        </w:rPr>
        <w:t>'red'</w:t>
      </w:r>
      <w:r>
        <w:rPr>
          <w:rStyle w:val="NormalTok"/>
        </w:rPr>
        <w:t>)))</w:t>
      </w:r>
    </w:p>
    <w:p w14:paraId="0CDAD2AB" w14:textId="39354327" w:rsidR="007A15DB" w:rsidRDefault="0035377C" w:rsidP="00F012A1">
      <w:pPr>
        <w:pStyle w:val="FirstParagraph"/>
        <w:jc w:val="center"/>
      </w:pPr>
      <w:r w:rsidRPr="0035377C">
        <w:rPr>
          <w:noProof/>
        </w:rPr>
        <w:t xml:space="preserve"> </w:t>
      </w:r>
      <w:r>
        <w:rPr>
          <w:noProof/>
        </w:rPr>
        <w:drawing>
          <wp:inline distT="0" distB="0" distL="0" distR="0" wp14:anchorId="388311CB" wp14:editId="687E3E68">
            <wp:extent cx="2809875" cy="2352675"/>
            <wp:effectExtent l="0" t="0" r="9525" b="9525"/>
            <wp:docPr id="30" name="Picture"/>
            <wp:cNvGraphicFramePr/>
            <a:graphic xmlns:a="http://schemas.openxmlformats.org/drawingml/2006/main">
              <a:graphicData uri="http://schemas.openxmlformats.org/drawingml/2006/picture">
                <pic:pic xmlns:pic="http://schemas.openxmlformats.org/drawingml/2006/picture">
                  <pic:nvPicPr>
                    <pic:cNvPr id="9" name="Picture"/>
                    <pic:cNvPicPr/>
                  </pic:nvPicPr>
                  <pic:blipFill>
                    <a:blip r:embed="rId35"/>
                    <a:stretch>
                      <a:fillRect/>
                    </a:stretch>
                  </pic:blipFill>
                  <pic:spPr bwMode="auto">
                    <a:xfrm>
                      <a:off x="0" y="0"/>
                      <a:ext cx="2812476" cy="2354853"/>
                    </a:xfrm>
                    <a:prstGeom prst="rect">
                      <a:avLst/>
                    </a:prstGeom>
                    <a:noFill/>
                    <a:ln w="9525">
                      <a:noFill/>
                      <a:headEnd/>
                      <a:tailEnd/>
                    </a:ln>
                  </pic:spPr>
                </pic:pic>
              </a:graphicData>
            </a:graphic>
          </wp:inline>
        </w:drawing>
      </w:r>
    </w:p>
    <w:p w14:paraId="27BFCA84" w14:textId="77777777" w:rsidR="00DD42C3" w:rsidRDefault="00DD42C3">
      <w:pPr>
        <w:pStyle w:val="Heading4"/>
      </w:pPr>
      <w:bookmarkStart w:id="34" w:name="X2fe03955239aa780248132f764e48b574c2a387"/>
    </w:p>
    <w:p w14:paraId="41D09DBF" w14:textId="6ECF74C6" w:rsidR="007A15DB" w:rsidRDefault="0035098C">
      <w:pPr>
        <w:pStyle w:val="Heading4"/>
      </w:pPr>
      <w:r>
        <w:t>Exercise 18</w:t>
      </w:r>
      <w:r w:rsidR="00E65A52">
        <w:t>: Which favourite pet did the oldest person choose in the dataset?</w:t>
      </w:r>
      <w:bookmarkEnd w:id="34"/>
    </w:p>
    <w:p w14:paraId="68DDC4FB" w14:textId="77777777" w:rsidR="009C211F" w:rsidRPr="009C211F" w:rsidRDefault="009C211F" w:rsidP="009C211F">
      <w:pPr>
        <w:pStyle w:val="BodyText"/>
      </w:pPr>
    </w:p>
    <w:p w14:paraId="7B4087FE" w14:textId="03C8E3BA" w:rsidR="007A15DB" w:rsidRDefault="0035098C">
      <w:pPr>
        <w:pStyle w:val="Heading4"/>
      </w:pPr>
      <w:bookmarkStart w:id="35" w:name="X4678d4fb03593c47601f9d9d60805291ea828ca"/>
      <w:r>
        <w:t>Exercise 19</w:t>
      </w:r>
      <w:r w:rsidR="00E65A52">
        <w:t xml:space="preserve">: As in the last graph, could you create another boxplot that shows the distribution of </w:t>
      </w:r>
      <w:r w:rsidR="009C211F">
        <w:t xml:space="preserve">the two variables </w:t>
      </w:r>
      <w:r w:rsidR="00E65A52">
        <w:rPr>
          <w:rStyle w:val="VerbatimChar"/>
        </w:rPr>
        <w:t>favPet</w:t>
      </w:r>
      <w:r w:rsidR="00E65A52">
        <w:t xml:space="preserve"> responses and </w:t>
      </w:r>
      <w:r w:rsidR="00E65A52">
        <w:rPr>
          <w:rStyle w:val="VerbatimChar"/>
        </w:rPr>
        <w:t>lenght</w:t>
      </w:r>
      <w:r w:rsidR="00E65A52">
        <w:t>?</w:t>
      </w:r>
      <w:bookmarkEnd w:id="35"/>
    </w:p>
    <w:p w14:paraId="75AE12C8" w14:textId="77777777" w:rsidR="007A15DB" w:rsidRDefault="00E65A52">
      <w:pPr>
        <w:pStyle w:val="SourceCode"/>
      </w:pPr>
      <w:r>
        <w:rPr>
          <w:rStyle w:val="KeywordTok"/>
        </w:rPr>
        <w:t>boxplot</w:t>
      </w:r>
      <w:r>
        <w:rPr>
          <w:rStyle w:val="NormalTok"/>
        </w:rPr>
        <w:t xml:space="preserve">(length </w:t>
      </w:r>
      <w:r>
        <w:rPr>
          <w:rStyle w:val="OperatorTok"/>
        </w:rPr>
        <w:t>~</w:t>
      </w:r>
      <w:r>
        <w:rPr>
          <w:rStyle w:val="StringTok"/>
        </w:rPr>
        <w:t xml:space="preserve"> </w:t>
      </w:r>
      <w:r>
        <w:rPr>
          <w:rStyle w:val="NormalTok"/>
        </w:rPr>
        <w:t xml:space="preserve">favPet, </w:t>
      </w:r>
      <w:r>
        <w:rPr>
          <w:rStyle w:val="DataTypeTok"/>
        </w:rPr>
        <w:t>data =</w:t>
      </w:r>
      <w:r>
        <w:rPr>
          <w:rStyle w:val="NormalTok"/>
        </w:rPr>
        <w:t xml:space="preserve"> mydat, </w:t>
      </w:r>
      <w:r>
        <w:rPr>
          <w:rStyle w:val="DataTypeTok"/>
        </w:rPr>
        <w:t>main =</w:t>
      </w:r>
      <w:r>
        <w:rPr>
          <w:rStyle w:val="NormalTok"/>
        </w:rPr>
        <w:t xml:space="preserve"> </w:t>
      </w:r>
      <w:r>
        <w:rPr>
          <w:rStyle w:val="StringTok"/>
        </w:rPr>
        <w:t>"Survey Data"</w:t>
      </w:r>
      <w:r>
        <w:rPr>
          <w:rStyle w:val="NormalTok"/>
        </w:rPr>
        <w:t xml:space="preserve">, </w:t>
      </w:r>
      <w:r>
        <w:rPr>
          <w:rStyle w:val="DataTypeTok"/>
        </w:rPr>
        <w:t>xlab =</w:t>
      </w:r>
      <w:r>
        <w:rPr>
          <w:rStyle w:val="NormalTok"/>
        </w:rPr>
        <w:t xml:space="preserve"> </w:t>
      </w:r>
      <w:r>
        <w:rPr>
          <w:rStyle w:val="StringTok"/>
        </w:rPr>
        <w:t>"Favourite Pet"</w:t>
      </w:r>
      <w:r>
        <w:rPr>
          <w:rStyle w:val="NormalTok"/>
        </w:rPr>
        <w:t xml:space="preserve">, </w:t>
      </w:r>
      <w:r>
        <w:rPr>
          <w:rStyle w:val="DataTypeTok"/>
        </w:rPr>
        <w:t>ylab=</w:t>
      </w:r>
      <w:r>
        <w:rPr>
          <w:rStyle w:val="StringTok"/>
        </w:rPr>
        <w:t>"Length"</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w:t>
      </w:r>
      <w:r>
        <w:rPr>
          <w:rStyle w:val="StringTok"/>
        </w:rPr>
        <w:t>'red'</w:t>
      </w:r>
      <w:r>
        <w:rPr>
          <w:rStyle w:val="NormalTok"/>
        </w:rPr>
        <w:t>)))</w:t>
      </w:r>
    </w:p>
    <w:p w14:paraId="32137812" w14:textId="77777777" w:rsidR="007A15DB" w:rsidRDefault="00E65A52" w:rsidP="00F012A1">
      <w:pPr>
        <w:pStyle w:val="FirstParagraph"/>
        <w:jc w:val="center"/>
      </w:pPr>
      <w:r>
        <w:rPr>
          <w:noProof/>
        </w:rPr>
        <w:drawing>
          <wp:inline distT="0" distB="0" distL="0" distR="0" wp14:anchorId="6AF3A82F" wp14:editId="223EC07C">
            <wp:extent cx="3754876" cy="2509736"/>
            <wp:effectExtent l="0" t="0" r="4445" b="5080"/>
            <wp:docPr id="8"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6-1.png"/>
                    <pic:cNvPicPr>
                      <a:picLocks noChangeAspect="1" noChangeArrowheads="1"/>
                    </pic:cNvPicPr>
                  </pic:nvPicPr>
                  <pic:blipFill rotWithShape="1">
                    <a:blip r:embed="rId36"/>
                    <a:srcRect t="6055" r="-12" b="4442"/>
                    <a:stretch/>
                  </pic:blipFill>
                  <pic:spPr bwMode="auto">
                    <a:xfrm>
                      <a:off x="0" y="0"/>
                      <a:ext cx="3765631" cy="2516925"/>
                    </a:xfrm>
                    <a:prstGeom prst="rect">
                      <a:avLst/>
                    </a:prstGeom>
                    <a:noFill/>
                    <a:ln>
                      <a:noFill/>
                    </a:ln>
                    <a:extLst>
                      <a:ext uri="{53640926-AAD7-44D8-BBD7-CCE9431645EC}">
                        <a14:shadowObscured xmlns:a14="http://schemas.microsoft.com/office/drawing/2010/main"/>
                      </a:ext>
                    </a:extLst>
                  </pic:spPr>
                </pic:pic>
              </a:graphicData>
            </a:graphic>
          </wp:inline>
        </w:drawing>
      </w:r>
    </w:p>
    <w:p w14:paraId="7BD70421" w14:textId="4923B113" w:rsidR="00D959BD" w:rsidRDefault="00D959BD">
      <w:pPr>
        <w:pStyle w:val="Heading3"/>
      </w:pPr>
      <w:bookmarkStart w:id="36" w:name="scatterplot"/>
      <w:r>
        <w:lastRenderedPageBreak/>
        <w:t>Histogram</w:t>
      </w:r>
    </w:p>
    <w:p w14:paraId="24315D0F" w14:textId="77777777" w:rsidR="00DD42C3" w:rsidRDefault="00D959BD" w:rsidP="00D959BD">
      <w:pPr>
        <w:pStyle w:val="BodyText"/>
      </w:pPr>
      <w:r>
        <w:t>Another way to get a visual representation of the distribution of your dataset is creating a histogram. I</w:t>
      </w:r>
      <w:r w:rsidR="009D58D0">
        <w:t>t</w:t>
      </w:r>
      <w:r>
        <w:t xml:space="preserve"> allows you to easily see where the middle is in your data distribution, how close the data lie around the middle and where possible outliers are to be found. </w:t>
      </w:r>
      <w:r w:rsidR="009D58D0">
        <w:t xml:space="preserve"> </w:t>
      </w:r>
    </w:p>
    <w:p w14:paraId="69EF027F" w14:textId="4B08DC3F" w:rsidR="00DD42C3" w:rsidRDefault="00DD42C3" w:rsidP="00D959BD">
      <w:pPr>
        <w:pStyle w:val="BodyText"/>
      </w:pPr>
      <w:r>
        <w:rPr>
          <w:noProof/>
        </w:rPr>
        <mc:AlternateContent>
          <mc:Choice Requires="wps">
            <w:drawing>
              <wp:anchor distT="0" distB="0" distL="114300" distR="114300" simplePos="0" relativeHeight="251676672" behindDoc="0" locked="0" layoutInCell="1" allowOverlap="1" wp14:anchorId="1A060775" wp14:editId="547F9EE1">
                <wp:simplePos x="0" y="0"/>
                <wp:positionH relativeFrom="column">
                  <wp:posOffset>-3175</wp:posOffset>
                </wp:positionH>
                <wp:positionV relativeFrom="paragraph">
                  <wp:posOffset>63475</wp:posOffset>
                </wp:positionV>
                <wp:extent cx="6332220" cy="629920"/>
                <wp:effectExtent l="12700" t="12700" r="17780" b="17780"/>
                <wp:wrapNone/>
                <wp:docPr id="24" name="Text Box 24"/>
                <wp:cNvGraphicFramePr/>
                <a:graphic xmlns:a="http://schemas.openxmlformats.org/drawingml/2006/main">
                  <a:graphicData uri="http://schemas.microsoft.com/office/word/2010/wordprocessingShape">
                    <wps:wsp>
                      <wps:cNvSpPr txBox="1"/>
                      <wps:spPr>
                        <a:xfrm>
                          <a:off x="0" y="0"/>
                          <a:ext cx="6332220" cy="629920"/>
                        </a:xfrm>
                        <a:prstGeom prst="rect">
                          <a:avLst/>
                        </a:prstGeom>
                        <a:solidFill>
                          <a:schemeClr val="lt1"/>
                        </a:solidFill>
                        <a:ln w="25400">
                          <a:solidFill>
                            <a:prstClr val="black"/>
                          </a:solidFill>
                        </a:ln>
                      </wps:spPr>
                      <wps:txbx>
                        <w:txbxContent>
                          <w:p w14:paraId="60C34C72" w14:textId="77777777" w:rsidR="00B46B2F" w:rsidRPr="00D959BD" w:rsidRDefault="00B46B2F" w:rsidP="00DD42C3">
                            <w:pPr>
                              <w:pStyle w:val="BodyText"/>
                            </w:pPr>
                            <w:r>
                              <w:t xml:space="preserve">Need additional explanation? Consult in following source: </w:t>
                            </w:r>
                            <w:hyperlink r:id="rId37" w:history="1">
                              <w:r>
                                <w:rPr>
                                  <w:rStyle w:val="Hyperlink"/>
                                </w:rPr>
                                <w:t>https://www.datamentor.io/r-programming/histogram/</w:t>
                              </w:r>
                            </w:hyperlink>
                          </w:p>
                          <w:p w14:paraId="0D558323" w14:textId="77777777" w:rsidR="00B46B2F" w:rsidRPr="00DD42C3" w:rsidRDefault="00B46B2F" w:rsidP="00DD42C3">
                            <w:pPr>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060775" id="Text Box 24" o:spid="_x0000_s1034" type="#_x0000_t202" style="position:absolute;margin-left:-.25pt;margin-top:5pt;width:498.6pt;height:49.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" fillcolor="white [3201]" strokeweight="2pt">
                <v:textbox>
                  <w:txbxContent>
                    <w:p w14:paraId="60C34C72" w14:textId="77777777" w:rsidR="00B46B2F" w:rsidRPr="00D959BD" w:rsidRDefault="00B46B2F" w:rsidP="00DD42C3">
                      <w:pPr>
                        <w:pStyle w:val="BodyText"/>
                      </w:pPr>
                      <w:r>
                        <w:t xml:space="preserve">Need additional explanation? Consult in following source: </w:t>
                      </w:r>
                      <w:hyperlink r:id="rId38" w:history="1">
                        <w:r>
                          <w:rPr>
                            <w:rStyle w:val="Hyperlink"/>
                          </w:rPr>
                          <w:t>https://www.datamentor.io/r-programming/histogram/</w:t>
                        </w:r>
                      </w:hyperlink>
                    </w:p>
                    <w:p w14:paraId="0D558323" w14:textId="77777777" w:rsidR="00B46B2F" w:rsidRPr="00DD42C3" w:rsidRDefault="00B46B2F" w:rsidP="00DD42C3">
                      <w:pPr>
                        <w:rPr>
                          <w:rFonts w:asciiTheme="majorHAnsi" w:hAnsiTheme="majorHAnsi" w:cstheme="majorHAnsi"/>
                          <w:sz w:val="22"/>
                          <w:szCs w:val="22"/>
                        </w:rPr>
                      </w:pPr>
                    </w:p>
                  </w:txbxContent>
                </v:textbox>
              </v:shape>
            </w:pict>
          </mc:Fallback>
        </mc:AlternateContent>
      </w:r>
    </w:p>
    <w:p w14:paraId="534F14F6" w14:textId="15CF414D" w:rsidR="00DD42C3" w:rsidRDefault="00DD42C3" w:rsidP="00D959BD">
      <w:pPr>
        <w:pStyle w:val="BodyText"/>
      </w:pPr>
    </w:p>
    <w:p w14:paraId="15EC3DA0" w14:textId="54BA1302" w:rsidR="00DD42C3" w:rsidRDefault="00DD42C3" w:rsidP="00D959BD">
      <w:pPr>
        <w:pStyle w:val="BodyText"/>
      </w:pPr>
    </w:p>
    <w:p w14:paraId="0C5EBB79" w14:textId="14B18FC8" w:rsidR="00DD42C3" w:rsidRDefault="00DD42C3" w:rsidP="00D959BD">
      <w:pPr>
        <w:pStyle w:val="BodyText"/>
      </w:pPr>
    </w:p>
    <w:p w14:paraId="2373FCA6" w14:textId="492E4AF5" w:rsidR="00D959BD" w:rsidRDefault="00D959BD" w:rsidP="00D959BD">
      <w:pPr>
        <w:pStyle w:val="SourceCode"/>
      </w:pPr>
      <w:r>
        <w:rPr>
          <w:rStyle w:val="KeywordTok"/>
        </w:rPr>
        <w:t>hist</w:t>
      </w:r>
      <w:r>
        <w:rPr>
          <w:rStyle w:val="NormalTok"/>
        </w:rPr>
        <w:t>(mydat</w:t>
      </w:r>
      <w:r>
        <w:rPr>
          <w:rStyle w:val="OperatorTok"/>
        </w:rPr>
        <w:t>$</w:t>
      </w:r>
      <w:r>
        <w:rPr>
          <w:rStyle w:val="NormalTok"/>
        </w:rPr>
        <w:t>age, main = “</w:t>
      </w:r>
      <w:r w:rsidR="009D58D0">
        <w:rPr>
          <w:rStyle w:val="NormalTok"/>
        </w:rPr>
        <w:t>Distribution of age</w:t>
      </w:r>
      <w:r>
        <w:rPr>
          <w:rStyle w:val="NormalTok"/>
        </w:rPr>
        <w:t>”</w:t>
      </w:r>
      <w:r w:rsidR="009D58D0">
        <w:rPr>
          <w:rStyle w:val="NormalTok"/>
        </w:rPr>
        <w:t xml:space="preserve">, xlab = </w:t>
      </w:r>
      <w:r w:rsidR="00DC0978">
        <w:rPr>
          <w:rStyle w:val="NormalTok"/>
        </w:rPr>
        <w:t>“</w:t>
      </w:r>
      <w:r w:rsidR="009D58D0">
        <w:rPr>
          <w:rStyle w:val="NormalTok"/>
        </w:rPr>
        <w:t>age</w:t>
      </w:r>
      <w:r w:rsidR="00DC0978">
        <w:rPr>
          <w:rStyle w:val="NormalTok"/>
        </w:rPr>
        <w:t>”</w:t>
      </w:r>
      <w:r w:rsidR="009D58D0">
        <w:rPr>
          <w:rStyle w:val="NormalTok"/>
        </w:rPr>
        <w:t>, ylab = “Frequency”, col = “Blue”</w:t>
      </w:r>
      <w:r>
        <w:rPr>
          <w:rStyle w:val="NormalTok"/>
        </w:rPr>
        <w:t>)</w:t>
      </w:r>
    </w:p>
    <w:p w14:paraId="33B02BB2" w14:textId="0334AEBE" w:rsidR="00D959BD" w:rsidRDefault="009D58D0" w:rsidP="00D959BD">
      <w:pPr>
        <w:pStyle w:val="FirstParagraph"/>
        <w:jc w:val="center"/>
      </w:pPr>
      <w:r>
        <w:rPr>
          <w:noProof/>
        </w:rPr>
        <w:drawing>
          <wp:inline distT="0" distB="0" distL="0" distR="0" wp14:anchorId="0D332D2A" wp14:editId="24D07EB5">
            <wp:extent cx="3812909" cy="20812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6110" cy="2082960"/>
                    </a:xfrm>
                    <a:prstGeom prst="rect">
                      <a:avLst/>
                    </a:prstGeom>
                  </pic:spPr>
                </pic:pic>
              </a:graphicData>
            </a:graphic>
          </wp:inline>
        </w:drawing>
      </w:r>
    </w:p>
    <w:p w14:paraId="44DCF786" w14:textId="77777777" w:rsidR="00DD42C3" w:rsidRDefault="00DD42C3" w:rsidP="0029194D">
      <w:pPr>
        <w:pStyle w:val="Heading4"/>
      </w:pPr>
    </w:p>
    <w:p w14:paraId="55F3CD78" w14:textId="6C10ACAA" w:rsidR="0029194D" w:rsidRPr="0029194D" w:rsidRDefault="0035098C" w:rsidP="00DD42C3">
      <w:pPr>
        <w:pStyle w:val="Heading4"/>
      </w:pPr>
      <w:r>
        <w:t>Exercise 20</w:t>
      </w:r>
      <w:r w:rsidR="0029194D">
        <w:t>: Can you create a histogram that shows in red the distribution of length variable</w:t>
      </w:r>
      <w:del w:id="37" w:author="Dimona Bartelet" w:date="2020-05-05T11:38:00Z">
        <w:r w:rsidR="0029194D" w:rsidDel="00E937CB">
          <w:delText>variables</w:delText>
        </w:r>
      </w:del>
      <w:r w:rsidR="0029194D">
        <w:t xml:space="preserve"> in </w:t>
      </w:r>
      <w:r w:rsidR="0029194D">
        <w:rPr>
          <w:rStyle w:val="VerbatimChar"/>
        </w:rPr>
        <w:t>mydat</w:t>
      </w:r>
      <w:r w:rsidR="0029194D">
        <w:t xml:space="preserve"> dataset? Give some interpretations about the differences between age and length distributions. </w:t>
      </w:r>
    </w:p>
    <w:p w14:paraId="10E3A337" w14:textId="77777777" w:rsidR="0029194D" w:rsidRDefault="0029194D" w:rsidP="0029194D">
      <w:pPr>
        <w:pStyle w:val="SourceCode"/>
      </w:pPr>
      <w:r>
        <w:rPr>
          <w:rStyle w:val="KeywordTok"/>
        </w:rPr>
        <w:t>hist</w:t>
      </w:r>
      <w:r>
        <w:rPr>
          <w:rStyle w:val="NormalTok"/>
        </w:rPr>
        <w:t>(mydat</w:t>
      </w:r>
      <w:r>
        <w:rPr>
          <w:rStyle w:val="OperatorTok"/>
        </w:rPr>
        <w:t>$</w:t>
      </w:r>
      <w:r>
        <w:rPr>
          <w:rStyle w:val="NormalTok"/>
        </w:rPr>
        <w:t xml:space="preserve">length, </w:t>
      </w:r>
      <w:r>
        <w:rPr>
          <w:rStyle w:val="DataTypeTok"/>
        </w:rPr>
        <w:t>main =</w:t>
      </w:r>
      <w:r>
        <w:rPr>
          <w:rStyle w:val="NormalTok"/>
        </w:rPr>
        <w:t xml:space="preserve"> </w:t>
      </w:r>
      <w:r>
        <w:rPr>
          <w:rStyle w:val="StringTok"/>
        </w:rPr>
        <w:t>'Distribution of length'</w:t>
      </w:r>
      <w:r>
        <w:rPr>
          <w:rStyle w:val="NormalTok"/>
        </w:rPr>
        <w:t xml:space="preserve">, </w:t>
      </w:r>
      <w:r>
        <w:rPr>
          <w:rStyle w:val="DataTypeTok"/>
        </w:rPr>
        <w:t>xlab =</w:t>
      </w:r>
      <w:r>
        <w:rPr>
          <w:rStyle w:val="NormalTok"/>
        </w:rPr>
        <w:t xml:space="preserve"> </w:t>
      </w:r>
      <w:r>
        <w:rPr>
          <w:rStyle w:val="StringTok"/>
        </w:rPr>
        <w:t>'length'</w:t>
      </w:r>
      <w:r>
        <w:rPr>
          <w:rStyle w:val="NormalTok"/>
        </w:rPr>
        <w:t xml:space="preserve">, </w:t>
      </w:r>
      <w:r>
        <w:rPr>
          <w:rStyle w:val="DataTypeTok"/>
        </w:rPr>
        <w:t>ylab =</w:t>
      </w:r>
      <w:r>
        <w:rPr>
          <w:rStyle w:val="NormalTok"/>
        </w:rPr>
        <w:t xml:space="preserve"> </w:t>
      </w:r>
      <w:r>
        <w:rPr>
          <w:rStyle w:val="StringTok"/>
        </w:rPr>
        <w:t>'Frequency'</w:t>
      </w:r>
      <w:r>
        <w:rPr>
          <w:rStyle w:val="NormalTok"/>
        </w:rPr>
        <w:t xml:space="preserve">, </w:t>
      </w:r>
      <w:r>
        <w:rPr>
          <w:rStyle w:val="DataTypeTok"/>
        </w:rPr>
        <w:t>col =</w:t>
      </w:r>
      <w:r>
        <w:rPr>
          <w:rStyle w:val="NormalTok"/>
        </w:rPr>
        <w:t xml:space="preserve"> </w:t>
      </w:r>
      <w:r>
        <w:rPr>
          <w:rStyle w:val="StringTok"/>
        </w:rPr>
        <w:t>'red'</w:t>
      </w:r>
      <w:r>
        <w:rPr>
          <w:rStyle w:val="NormalTok"/>
        </w:rPr>
        <w:t>)</w:t>
      </w:r>
    </w:p>
    <w:p w14:paraId="0E87ED86" w14:textId="3BE4D840" w:rsidR="00D959BD" w:rsidRDefault="009D58D0" w:rsidP="00D959BD">
      <w:pPr>
        <w:pStyle w:val="FirstParagraph"/>
        <w:jc w:val="center"/>
      </w:pPr>
      <w:r>
        <w:rPr>
          <w:noProof/>
        </w:rPr>
        <w:drawing>
          <wp:inline distT="0" distB="0" distL="0" distR="0" wp14:anchorId="5548EDBC" wp14:editId="09824AFC">
            <wp:extent cx="3271418" cy="169757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93502" cy="1709031"/>
                    </a:xfrm>
                    <a:prstGeom prst="rect">
                      <a:avLst/>
                    </a:prstGeom>
                  </pic:spPr>
                </pic:pic>
              </a:graphicData>
            </a:graphic>
          </wp:inline>
        </w:drawing>
      </w:r>
    </w:p>
    <w:p w14:paraId="62272F0D" w14:textId="77777777" w:rsidR="00D959BD" w:rsidRPr="00D959BD" w:rsidRDefault="00D959BD" w:rsidP="00D959BD">
      <w:pPr>
        <w:pStyle w:val="BodyText"/>
      </w:pPr>
    </w:p>
    <w:p w14:paraId="2FF2164B" w14:textId="77777777" w:rsidR="007A15DB" w:rsidRDefault="00E65A52">
      <w:pPr>
        <w:pStyle w:val="Heading3"/>
      </w:pPr>
      <w:r>
        <w:lastRenderedPageBreak/>
        <w:t>Scatterplot</w:t>
      </w:r>
      <w:bookmarkEnd w:id="36"/>
    </w:p>
    <w:p w14:paraId="754E0738" w14:textId="56BCDF8E" w:rsidR="007A15DB" w:rsidRDefault="002E12A1">
      <w:pPr>
        <w:pStyle w:val="FirstParagraph"/>
      </w:pPr>
      <w:r>
        <w:t xml:space="preserve">Another visualization of data is provided by a scatterplot. </w:t>
      </w:r>
      <w:r w:rsidR="00E65A52">
        <w:t>We now can go ahead and create scatterplot that allow us to find whether or not there are relationships between variables</w:t>
      </w:r>
      <w:r w:rsidR="00F318C4">
        <w:t>, which</w:t>
      </w:r>
      <w:r w:rsidR="00E65A52">
        <w:t xml:space="preserve"> might suggest</w:t>
      </w:r>
      <w:r w:rsidR="00F318C4">
        <w:t xml:space="preserve"> the need for</w:t>
      </w:r>
      <w:r w:rsidR="00E65A52">
        <w:t xml:space="preserve"> further investigations</w:t>
      </w:r>
      <w:r w:rsidR="00A21085">
        <w:t>.</w:t>
      </w:r>
    </w:p>
    <w:p w14:paraId="4D77F697" w14:textId="77777777" w:rsidR="007A15DB" w:rsidRDefault="00E65A52">
      <w:pPr>
        <w:pStyle w:val="BodyText"/>
      </w:pPr>
      <w:r>
        <w:t>Let’s look at a scatterplot of lotR fanship nd GoT fanship:</w:t>
      </w:r>
    </w:p>
    <w:p w14:paraId="0E3BD374" w14:textId="77777777" w:rsidR="007A15DB" w:rsidRDefault="00E65A52">
      <w:pPr>
        <w:pStyle w:val="SourceCode"/>
      </w:pPr>
      <w:r>
        <w:rPr>
          <w:rStyle w:val="KeywordTok"/>
        </w:rPr>
        <w:t>plot</w:t>
      </w:r>
      <w:r>
        <w:rPr>
          <w:rStyle w:val="NormalTok"/>
        </w:rPr>
        <w:t>(</w:t>
      </w:r>
      <w:r>
        <w:rPr>
          <w:rStyle w:val="DataTypeTok"/>
        </w:rPr>
        <w:t>x =</w:t>
      </w:r>
      <w:r>
        <w:rPr>
          <w:rStyle w:val="NormalTok"/>
        </w:rPr>
        <w:t xml:space="preserve"> mydat</w:t>
      </w:r>
      <w:r>
        <w:rPr>
          <w:rStyle w:val="OperatorTok"/>
        </w:rPr>
        <w:t>$</w:t>
      </w:r>
      <w:r>
        <w:rPr>
          <w:rStyle w:val="NormalTok"/>
        </w:rPr>
        <w:t xml:space="preserve">LotR, </w:t>
      </w:r>
      <w:r>
        <w:rPr>
          <w:rStyle w:val="DataTypeTok"/>
        </w:rPr>
        <w:t>y =</w:t>
      </w:r>
      <w:r>
        <w:rPr>
          <w:rStyle w:val="NormalTok"/>
        </w:rPr>
        <w:t xml:space="preserve"> mydat</w:t>
      </w:r>
      <w:r>
        <w:rPr>
          <w:rStyle w:val="OperatorTok"/>
        </w:rPr>
        <w:t>$</w:t>
      </w:r>
      <w:r>
        <w:rPr>
          <w:rStyle w:val="NormalTok"/>
        </w:rPr>
        <w:t>GoT)</w:t>
      </w:r>
    </w:p>
    <w:p w14:paraId="282BBF64" w14:textId="77777777" w:rsidR="007A15DB" w:rsidRDefault="00E65A52">
      <w:pPr>
        <w:pStyle w:val="FirstParagraph"/>
      </w:pPr>
      <w:r>
        <w:rPr>
          <w:noProof/>
        </w:rPr>
        <w:drawing>
          <wp:inline distT="0" distB="0" distL="0" distR="0" wp14:anchorId="1F02206C" wp14:editId="20B49699">
            <wp:extent cx="4001632" cy="2154724"/>
            <wp:effectExtent l="0" t="0" r="0" b="4445"/>
            <wp:docPr id="9"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7-1.png"/>
                    <pic:cNvPicPr>
                      <a:picLocks noChangeAspect="1" noChangeArrowheads="1"/>
                    </pic:cNvPicPr>
                  </pic:nvPicPr>
                  <pic:blipFill rotWithShape="1">
                    <a:blip r:embed="rId41"/>
                    <a:srcRect t="16903" r="-20" b="3467"/>
                    <a:stretch/>
                  </pic:blipFill>
                  <pic:spPr bwMode="auto">
                    <a:xfrm>
                      <a:off x="0" y="0"/>
                      <a:ext cx="4022347" cy="2165878"/>
                    </a:xfrm>
                    <a:prstGeom prst="rect">
                      <a:avLst/>
                    </a:prstGeom>
                    <a:noFill/>
                    <a:ln>
                      <a:noFill/>
                    </a:ln>
                    <a:extLst>
                      <a:ext uri="{53640926-AAD7-44D8-BBD7-CCE9431645EC}">
                        <a14:shadowObscured xmlns:a14="http://schemas.microsoft.com/office/drawing/2010/main"/>
                      </a:ext>
                    </a:extLst>
                  </pic:spPr>
                </pic:pic>
              </a:graphicData>
            </a:graphic>
          </wp:inline>
        </w:drawing>
      </w:r>
    </w:p>
    <w:p w14:paraId="68953F35" w14:textId="77777777" w:rsidR="00DD42C3" w:rsidRDefault="00DD42C3">
      <w:pPr>
        <w:pStyle w:val="BodyText"/>
      </w:pPr>
    </w:p>
    <w:p w14:paraId="315A2649" w14:textId="11223699" w:rsidR="007A15DB" w:rsidRDefault="00E65A52">
      <w:pPr>
        <w:pStyle w:val="BodyText"/>
      </w:pPr>
      <w:r>
        <w:t>How can you add a title to the plot? Change labels of the x and y axes?</w:t>
      </w:r>
    </w:p>
    <w:p w14:paraId="6A7B98E1" w14:textId="77777777" w:rsidR="007A15DB" w:rsidRDefault="00E65A52">
      <w:pPr>
        <w:pStyle w:val="SourceCode"/>
      </w:pPr>
      <w:r>
        <w:rPr>
          <w:rStyle w:val="KeywordTok"/>
        </w:rPr>
        <w:t>plot</w:t>
      </w:r>
      <w:r>
        <w:rPr>
          <w:rStyle w:val="NormalTok"/>
        </w:rPr>
        <w:t>(</w:t>
      </w:r>
      <w:r>
        <w:rPr>
          <w:rStyle w:val="KeywordTok"/>
        </w:rPr>
        <w:t>c</w:t>
      </w:r>
      <w:r>
        <w:rPr>
          <w:rStyle w:val="NormalTok"/>
        </w:rPr>
        <w:t>(mydat</w:t>
      </w:r>
      <w:r>
        <w:rPr>
          <w:rStyle w:val="OperatorTok"/>
        </w:rPr>
        <w:t>$</w:t>
      </w:r>
      <w:r>
        <w:rPr>
          <w:rStyle w:val="NormalTok"/>
        </w:rPr>
        <w:t>LotR, mydat</w:t>
      </w:r>
      <w:r>
        <w:rPr>
          <w:rStyle w:val="OperatorTok"/>
        </w:rPr>
        <w:t>$</w:t>
      </w:r>
      <w:r>
        <w:rPr>
          <w:rStyle w:val="NormalTok"/>
        </w:rPr>
        <w:t>GoT),</w:t>
      </w:r>
      <w:r>
        <w:br/>
      </w:r>
      <w:r>
        <w:rPr>
          <w:rStyle w:val="NormalTok"/>
        </w:rPr>
        <w:t xml:space="preserve">     </w:t>
      </w:r>
      <w:r>
        <w:rPr>
          <w:rStyle w:val="DataTypeTok"/>
        </w:rPr>
        <w:t>main=</w:t>
      </w:r>
      <w:r>
        <w:rPr>
          <w:rStyle w:val="NormalTok"/>
        </w:rPr>
        <w:t xml:space="preserve"> </w:t>
      </w:r>
      <w:r>
        <w:rPr>
          <w:rStyle w:val="StringTok"/>
        </w:rPr>
        <w:t>'My main Title'</w:t>
      </w:r>
      <w:r>
        <w:rPr>
          <w:rStyle w:val="NormalTok"/>
        </w:rPr>
        <w:t>,</w:t>
      </w:r>
      <w:r>
        <w:br/>
      </w:r>
      <w:r>
        <w:rPr>
          <w:rStyle w:val="NormalTok"/>
        </w:rPr>
        <w:t xml:space="preserve">     </w:t>
      </w:r>
      <w:r>
        <w:rPr>
          <w:rStyle w:val="DataTypeTok"/>
        </w:rPr>
        <w:t>xlab =</w:t>
      </w:r>
      <w:r>
        <w:rPr>
          <w:rStyle w:val="NormalTok"/>
        </w:rPr>
        <w:t xml:space="preserve"> </w:t>
      </w:r>
      <w:r>
        <w:rPr>
          <w:rStyle w:val="StringTok"/>
        </w:rPr>
        <w:t>'X axis label'</w:t>
      </w:r>
      <w:r>
        <w:rPr>
          <w:rStyle w:val="NormalTok"/>
        </w:rPr>
        <w:t>,</w:t>
      </w:r>
      <w:r>
        <w:br/>
      </w:r>
      <w:r>
        <w:rPr>
          <w:rStyle w:val="NormalTok"/>
        </w:rPr>
        <w:t xml:space="preserve">     </w:t>
      </w:r>
      <w:r>
        <w:rPr>
          <w:rStyle w:val="DataTypeTok"/>
        </w:rPr>
        <w:t>ylab =</w:t>
      </w:r>
      <w:r>
        <w:rPr>
          <w:rStyle w:val="NormalTok"/>
        </w:rPr>
        <w:t xml:space="preserve"> </w:t>
      </w:r>
      <w:r>
        <w:rPr>
          <w:rStyle w:val="StringTok"/>
        </w:rPr>
        <w:t>'Sub-title description'</w:t>
      </w:r>
      <w:r>
        <w:rPr>
          <w:rStyle w:val="NormalTok"/>
        </w:rPr>
        <w:t>,</w:t>
      </w:r>
      <w:r>
        <w:br/>
      </w:r>
      <w:r>
        <w:rPr>
          <w:rStyle w:val="NormalTok"/>
        </w:rPr>
        <w:t xml:space="preserve">     </w:t>
      </w:r>
      <w:r>
        <w:rPr>
          <w:rStyle w:val="DataTypeTok"/>
        </w:rPr>
        <w:t>col.lab =</w:t>
      </w:r>
      <w:r>
        <w:rPr>
          <w:rStyle w:val="NormalTok"/>
        </w:rPr>
        <w:t xml:space="preserve"> </w:t>
      </w:r>
      <w:r>
        <w:rPr>
          <w:rStyle w:val="StringTok"/>
        </w:rPr>
        <w:t>'blue'</w:t>
      </w:r>
      <w:r>
        <w:rPr>
          <w:rStyle w:val="NormalTok"/>
        </w:rPr>
        <w:t>)</w:t>
      </w:r>
    </w:p>
    <w:p w14:paraId="22A4F231" w14:textId="77777777" w:rsidR="007A15DB" w:rsidRDefault="00E65A52">
      <w:pPr>
        <w:pStyle w:val="FirstParagraph"/>
      </w:pPr>
      <w:r>
        <w:rPr>
          <w:noProof/>
        </w:rPr>
        <w:drawing>
          <wp:inline distT="0" distB="0" distL="0" distR="0" wp14:anchorId="0ABF17CC" wp14:editId="445AFD50">
            <wp:extent cx="4010685" cy="2607398"/>
            <wp:effectExtent l="0" t="0" r="254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8-1.png"/>
                    <pic:cNvPicPr>
                      <a:picLocks noChangeAspect="1" noChangeArrowheads="1"/>
                    </pic:cNvPicPr>
                  </pic:nvPicPr>
                  <pic:blipFill rotWithShape="1">
                    <a:blip r:embed="rId42"/>
                    <a:srcRect t="5791" r="-18" b="3384"/>
                    <a:stretch/>
                  </pic:blipFill>
                  <pic:spPr bwMode="auto">
                    <a:xfrm>
                      <a:off x="0" y="0"/>
                      <a:ext cx="4020877" cy="2614024"/>
                    </a:xfrm>
                    <a:prstGeom prst="rect">
                      <a:avLst/>
                    </a:prstGeom>
                    <a:noFill/>
                    <a:ln>
                      <a:noFill/>
                    </a:ln>
                    <a:extLst>
                      <a:ext uri="{53640926-AAD7-44D8-BBD7-CCE9431645EC}">
                        <a14:shadowObscured xmlns:a14="http://schemas.microsoft.com/office/drawing/2010/main"/>
                      </a:ext>
                    </a:extLst>
                  </pic:spPr>
                </pic:pic>
              </a:graphicData>
            </a:graphic>
          </wp:inline>
        </w:drawing>
      </w:r>
    </w:p>
    <w:p w14:paraId="2CEBFE58" w14:textId="4B0239E2" w:rsidR="007A15DB" w:rsidRDefault="0035098C">
      <w:pPr>
        <w:pStyle w:val="Heading4"/>
      </w:pPr>
      <w:bookmarkStart w:id="38" w:name="X9dbfe9b539873c5a134400eebd9cb637596e5a6"/>
      <w:r>
        <w:lastRenderedPageBreak/>
        <w:t>Exercise 21</w:t>
      </w:r>
      <w:r w:rsidR="00E65A52">
        <w:t xml:space="preserve">: Can you create a graph that shows the relationship between </w:t>
      </w:r>
      <w:r w:rsidR="00E937CB">
        <w:t xml:space="preserve">the variables </w:t>
      </w:r>
      <w:r w:rsidR="00E65A52">
        <w:rPr>
          <w:rStyle w:val="VerbatimChar"/>
        </w:rPr>
        <w:t>age</w:t>
      </w:r>
      <w:r w:rsidR="00E65A52">
        <w:t xml:space="preserve"> and </w:t>
      </w:r>
      <w:r w:rsidR="00E65A52">
        <w:rPr>
          <w:rStyle w:val="VerbatimChar"/>
        </w:rPr>
        <w:t>length</w:t>
      </w:r>
      <w:r w:rsidR="00E65A52">
        <w:t xml:space="preserve"> in </w:t>
      </w:r>
      <w:r w:rsidR="00E65A52">
        <w:rPr>
          <w:rStyle w:val="VerbatimChar"/>
        </w:rPr>
        <w:t>mydat</w:t>
      </w:r>
      <w:r w:rsidR="00E65A52">
        <w:t xml:space="preserve"> </w:t>
      </w:r>
      <w:r w:rsidR="0029194D">
        <w:t>dataset</w:t>
      </w:r>
      <w:r w:rsidR="00E65A52">
        <w:t>? Give some interpretations about the nature of the relationship</w:t>
      </w:r>
      <w:r w:rsidR="00E937CB">
        <w:t xml:space="preserve"> between these two variables</w:t>
      </w:r>
      <w:r w:rsidR="00E65A52">
        <w:t>.</w:t>
      </w:r>
      <w:bookmarkEnd w:id="38"/>
    </w:p>
    <w:p w14:paraId="748946D0" w14:textId="77777777" w:rsidR="007A15DB" w:rsidRDefault="00E65A52">
      <w:pPr>
        <w:pStyle w:val="SourceCode"/>
      </w:pPr>
      <w:r>
        <w:rPr>
          <w:rStyle w:val="KeywordTok"/>
        </w:rPr>
        <w:t>plot</w:t>
      </w:r>
      <w:r>
        <w:rPr>
          <w:rStyle w:val="NormalTok"/>
        </w:rPr>
        <w:t>(mydat</w:t>
      </w:r>
      <w:r>
        <w:rPr>
          <w:rStyle w:val="OperatorTok"/>
        </w:rPr>
        <w:t>$</w:t>
      </w:r>
      <w:r>
        <w:rPr>
          <w:rStyle w:val="NormalTok"/>
        </w:rPr>
        <w:t>length, mydat</w:t>
      </w:r>
      <w:r>
        <w:rPr>
          <w:rStyle w:val="OperatorTok"/>
        </w:rPr>
        <w:t>$</w:t>
      </w:r>
      <w:r>
        <w:rPr>
          <w:rStyle w:val="NormalTok"/>
        </w:rPr>
        <w:t>age)</w:t>
      </w:r>
    </w:p>
    <w:p w14:paraId="4991544B" w14:textId="61D4304E" w:rsidR="00E937CB" w:rsidRDefault="00E65A52" w:rsidP="002E1B8B">
      <w:pPr>
        <w:pStyle w:val="FirstParagraph"/>
      </w:pPr>
      <w:r>
        <w:rPr>
          <w:noProof/>
        </w:rPr>
        <w:drawing>
          <wp:inline distT="0" distB="0" distL="0" distR="0" wp14:anchorId="1564F1EA" wp14:editId="0C3843C4">
            <wp:extent cx="4619625" cy="3160679"/>
            <wp:effectExtent l="0" t="0" r="3175"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exercices--2-_files/figure-docx/unnamed-chunk-59-1.png"/>
                    <pic:cNvPicPr>
                      <a:picLocks noChangeAspect="1" noChangeArrowheads="1"/>
                    </pic:cNvPicPr>
                  </pic:nvPicPr>
                  <pic:blipFill rotWithShape="1">
                    <a:blip r:embed="rId43"/>
                    <a:srcRect t="14477"/>
                    <a:stretch/>
                  </pic:blipFill>
                  <pic:spPr bwMode="auto">
                    <a:xfrm>
                      <a:off x="0" y="0"/>
                      <a:ext cx="4620126" cy="3161022"/>
                    </a:xfrm>
                    <a:prstGeom prst="rect">
                      <a:avLst/>
                    </a:prstGeom>
                    <a:noFill/>
                    <a:ln>
                      <a:noFill/>
                    </a:ln>
                    <a:extLst>
                      <a:ext uri="{53640926-AAD7-44D8-BBD7-CCE9431645EC}">
                        <a14:shadowObscured xmlns:a14="http://schemas.microsoft.com/office/drawing/2010/main"/>
                      </a:ext>
                    </a:extLst>
                  </pic:spPr>
                </pic:pic>
              </a:graphicData>
            </a:graphic>
          </wp:inline>
        </w:drawing>
      </w:r>
    </w:p>
    <w:p w14:paraId="244E0185" w14:textId="77777777" w:rsidR="002E1B8B" w:rsidRPr="002E1B8B" w:rsidRDefault="002E1B8B" w:rsidP="002E1B8B">
      <w:pPr>
        <w:pStyle w:val="BodyText"/>
      </w:pPr>
    </w:p>
    <w:p w14:paraId="1AFF66AD" w14:textId="2F7365D3" w:rsidR="007A15DB" w:rsidRPr="00187088" w:rsidRDefault="00E937CB">
      <w:pPr>
        <w:pStyle w:val="BodyText"/>
        <w:rPr>
          <w:rFonts w:asciiTheme="minorHAnsi" w:hAnsiTheme="minorHAnsi"/>
          <w:szCs w:val="22"/>
        </w:rPr>
      </w:pPr>
      <w:r w:rsidRPr="00187088">
        <w:rPr>
          <w:rFonts w:asciiTheme="minorHAnsi" w:hAnsiTheme="minorHAnsi"/>
          <w:szCs w:val="22"/>
        </w:rPr>
        <w:t>You want to know how to make it fancier/ better?</w:t>
      </w:r>
      <w:r w:rsidR="00E65A52" w:rsidRPr="00187088">
        <w:rPr>
          <w:rFonts w:asciiTheme="minorHAnsi" w:hAnsiTheme="minorHAnsi"/>
          <w:szCs w:val="22"/>
        </w:rPr>
        <w:t xml:space="preserve">. Install the </w:t>
      </w:r>
      <w:r w:rsidR="00E65A52" w:rsidRPr="00187088">
        <w:rPr>
          <w:rStyle w:val="VerbatimChar"/>
          <w:rFonts w:asciiTheme="minorHAnsi" w:hAnsiTheme="minorHAnsi"/>
          <w:szCs w:val="22"/>
        </w:rPr>
        <w:t>ggplot2</w:t>
      </w:r>
      <w:r w:rsidR="00E65A52" w:rsidRPr="00187088">
        <w:rPr>
          <w:rFonts w:asciiTheme="minorHAnsi" w:hAnsiTheme="minorHAnsi"/>
          <w:szCs w:val="22"/>
        </w:rPr>
        <w:t xml:space="preserve"> package and try it out!:</w:t>
      </w:r>
    </w:p>
    <w:p w14:paraId="5312AA0D" w14:textId="77777777" w:rsidR="007A15DB" w:rsidRDefault="00E65A52">
      <w:pPr>
        <w:pStyle w:val="SourceCode"/>
      </w:pPr>
      <w:r>
        <w:rPr>
          <w:rStyle w:val="CommentTok"/>
        </w:rPr>
        <w:t># install.packages("ggplot2")</w:t>
      </w:r>
      <w:r>
        <w:br/>
      </w:r>
      <w:r>
        <w:rPr>
          <w:rStyle w:val="KeywordTok"/>
        </w:rPr>
        <w:t>library</w:t>
      </w:r>
      <w:r>
        <w:rPr>
          <w:rStyle w:val="NormalTok"/>
        </w:rPr>
        <w:t>(ggplot2)</w:t>
      </w:r>
      <w:r>
        <w:br/>
      </w:r>
      <w:r>
        <w:rPr>
          <w:rStyle w:val="KeywordTok"/>
        </w:rPr>
        <w:t>ggplot</w:t>
      </w:r>
      <w:r>
        <w:rPr>
          <w:rStyle w:val="NormalTok"/>
        </w:rPr>
        <w:t xml:space="preserve">(mydat, </w:t>
      </w:r>
      <w:r>
        <w:rPr>
          <w:rStyle w:val="KeywordTok"/>
        </w:rPr>
        <w:t>aes</w:t>
      </w:r>
      <w:r>
        <w:rPr>
          <w:rStyle w:val="NormalTok"/>
        </w:rPr>
        <w:t>(</w:t>
      </w:r>
      <w:r>
        <w:rPr>
          <w:rStyle w:val="DataTypeTok"/>
        </w:rPr>
        <w:t>x =</w:t>
      </w:r>
      <w:r>
        <w:rPr>
          <w:rStyle w:val="NormalTok"/>
        </w:rPr>
        <w:t xml:space="preserve"> length, </w:t>
      </w:r>
      <w:r>
        <w:rPr>
          <w:rStyle w:val="DataTypeTok"/>
        </w:rPr>
        <w:t>y =</w:t>
      </w:r>
      <w:r>
        <w:rPr>
          <w:rStyle w:val="NormalTok"/>
        </w:rPr>
        <w:t xml:space="preserve"> age</w:t>
      </w:r>
      <w:r w:rsidR="00F012A1">
        <w:rPr>
          <w:rStyle w:val="NormalTok"/>
        </w:rPr>
        <w:t xml:space="preserve">, </w:t>
      </w:r>
      <w:r w:rsidR="00F012A1" w:rsidRPr="00F012A1">
        <w:rPr>
          <w:rStyle w:val="NormalTok"/>
        </w:rPr>
        <w:t>color = favPet)</w:t>
      </w:r>
      <w:r>
        <w:rPr>
          <w:rStyle w:val="NormalTok"/>
        </w:rPr>
        <w:t xml:space="preserve">) </w:t>
      </w:r>
      <w:r>
        <w:rPr>
          <w:rStyle w:val="OperatorTok"/>
        </w:rPr>
        <w:t>+</w:t>
      </w:r>
      <w:r>
        <w:rPr>
          <w:rStyle w:val="StringTok"/>
        </w:rPr>
        <w:t xml:space="preserve"> </w:t>
      </w:r>
      <w:r>
        <w:rPr>
          <w:rStyle w:val="KeywordTok"/>
        </w:rPr>
        <w:t>geom_point</w:t>
      </w:r>
      <w:r>
        <w:rPr>
          <w:rStyle w:val="NormalTok"/>
        </w:rPr>
        <w:t>()</w:t>
      </w:r>
    </w:p>
    <w:p w14:paraId="0E129F33" w14:textId="77777777" w:rsidR="007A15DB" w:rsidRDefault="00E65A52">
      <w:pPr>
        <w:pStyle w:val="SourceCode"/>
      </w:pPr>
      <w:r>
        <w:rPr>
          <w:rStyle w:val="VerbatimChar"/>
        </w:rPr>
        <w:t>## Warning: Removed 9 rows containing missing values (geom_point).</w:t>
      </w:r>
    </w:p>
    <w:p w14:paraId="0A718095" w14:textId="3FCA7806" w:rsidR="00E937CB" w:rsidRDefault="00F012A1" w:rsidP="00E937CB">
      <w:pPr>
        <w:pStyle w:val="FirstParagraph"/>
      </w:pPr>
      <w:r>
        <w:rPr>
          <w:noProof/>
        </w:rPr>
        <w:lastRenderedPageBreak/>
        <w:drawing>
          <wp:inline distT="0" distB="0" distL="0" distR="0" wp14:anchorId="34CB27B1" wp14:editId="1022A041">
            <wp:extent cx="5794218" cy="32877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2167" cy="3292233"/>
                    </a:xfrm>
                    <a:prstGeom prst="rect">
                      <a:avLst/>
                    </a:prstGeom>
                  </pic:spPr>
                </pic:pic>
              </a:graphicData>
            </a:graphic>
          </wp:inline>
        </w:drawing>
      </w:r>
      <w:bookmarkStart w:id="39" w:name="bonus-section"/>
    </w:p>
    <w:p w14:paraId="14A231AC" w14:textId="7C1D29F4" w:rsidR="00E937CB" w:rsidRDefault="00E937CB" w:rsidP="00E937CB">
      <w:pPr>
        <w:pStyle w:val="BodyText"/>
      </w:pPr>
    </w:p>
    <w:p w14:paraId="2848BC7E" w14:textId="365354BC" w:rsidR="002E1B8B" w:rsidRDefault="002E1B8B" w:rsidP="00E937CB">
      <w:pPr>
        <w:pStyle w:val="BodyText"/>
      </w:pPr>
      <w:r>
        <w:rPr>
          <w:noProof/>
        </w:rPr>
        <mc:AlternateContent>
          <mc:Choice Requires="wps">
            <w:drawing>
              <wp:anchor distT="0" distB="0" distL="114300" distR="114300" simplePos="0" relativeHeight="251678720" behindDoc="0" locked="0" layoutInCell="1" allowOverlap="1" wp14:anchorId="0E8535FC" wp14:editId="536B5E7B">
                <wp:simplePos x="0" y="0"/>
                <wp:positionH relativeFrom="column">
                  <wp:posOffset>-5407</wp:posOffset>
                </wp:positionH>
                <wp:positionV relativeFrom="paragraph">
                  <wp:posOffset>90227</wp:posOffset>
                </wp:positionV>
                <wp:extent cx="6332220" cy="793058"/>
                <wp:effectExtent l="12700" t="12700" r="17780" b="7620"/>
                <wp:wrapNone/>
                <wp:docPr id="25" name="Text Box 25"/>
                <wp:cNvGraphicFramePr/>
                <a:graphic xmlns:a="http://schemas.openxmlformats.org/drawingml/2006/main">
                  <a:graphicData uri="http://schemas.microsoft.com/office/word/2010/wordprocessingShape">
                    <wps:wsp>
                      <wps:cNvSpPr txBox="1"/>
                      <wps:spPr>
                        <a:xfrm>
                          <a:off x="0" y="0"/>
                          <a:ext cx="6332220" cy="793058"/>
                        </a:xfrm>
                        <a:prstGeom prst="rect">
                          <a:avLst/>
                        </a:prstGeom>
                        <a:solidFill>
                          <a:schemeClr val="lt1"/>
                        </a:solidFill>
                        <a:ln w="25400">
                          <a:solidFill>
                            <a:prstClr val="black"/>
                          </a:solidFill>
                        </a:ln>
                      </wps:spPr>
                      <wps:txbx>
                        <w:txbxContent>
                          <w:p w14:paraId="2AE1A882" w14:textId="77777777" w:rsidR="00B46B2F" w:rsidRDefault="00B46B2F" w:rsidP="002E1B8B">
                            <w:pPr>
                              <w:pStyle w:val="BodyText"/>
                            </w:pPr>
                            <w:r>
                              <w:t xml:space="preserve">This short tutorial has focused on preliminary exploratory analysis. Here you can find a simple guide for taking a step back to understand your dataset: </w:t>
                            </w:r>
                            <w:hyperlink r:id="rId45" w:history="1">
                              <w:r>
                                <w:rPr>
                                  <w:rStyle w:val="Hyperlink"/>
                                </w:rPr>
                                <w:t>https://towardsdatascience.com/exploring-exploratory-data-analysis-1aa72908a5df</w:t>
                              </w:r>
                            </w:hyperlink>
                            <w:r>
                              <w:t xml:space="preserve"> </w:t>
                            </w:r>
                          </w:p>
                          <w:p w14:paraId="7FC9C0D6" w14:textId="77777777" w:rsidR="00B46B2F" w:rsidRPr="00DD42C3" w:rsidRDefault="00B46B2F" w:rsidP="002E1B8B">
                            <w:pPr>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8535FC" id="Text Box 25" o:spid="_x0000_s1035" type="#_x0000_t202" style="position:absolute;margin-left:-.45pt;margin-top:7.1pt;width:498.6pt;height:62.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" fillcolor="white [3201]" strokeweight="2pt">
                <v:textbox>
                  <w:txbxContent>
                    <w:p w14:paraId="2AE1A882" w14:textId="77777777" w:rsidR="00B46B2F" w:rsidRDefault="00B46B2F" w:rsidP="002E1B8B">
                      <w:pPr>
                        <w:pStyle w:val="BodyText"/>
                      </w:pPr>
                      <w:r>
                        <w:t xml:space="preserve">This short tutorial has focused on preliminary exploratory analysis. Here you can find a simple guide for taking a step back to understand your dataset: </w:t>
                      </w:r>
                      <w:hyperlink r:id="rId46" w:history="1">
                        <w:r>
                          <w:rPr>
                            <w:rStyle w:val="Hyperlink"/>
                          </w:rPr>
                          <w:t>https://towardsdatascience.com/exploring-exploratory-data-analysis-1aa72908a5df</w:t>
                        </w:r>
                      </w:hyperlink>
                      <w:r>
                        <w:t xml:space="preserve"> </w:t>
                      </w:r>
                    </w:p>
                    <w:p w14:paraId="7FC9C0D6" w14:textId="77777777" w:rsidR="00B46B2F" w:rsidRPr="00DD42C3" w:rsidRDefault="00B46B2F" w:rsidP="002E1B8B">
                      <w:pPr>
                        <w:rPr>
                          <w:rFonts w:asciiTheme="majorHAnsi" w:hAnsiTheme="majorHAnsi" w:cstheme="majorHAnsi"/>
                          <w:sz w:val="22"/>
                          <w:szCs w:val="22"/>
                        </w:rPr>
                      </w:pPr>
                    </w:p>
                  </w:txbxContent>
                </v:textbox>
              </v:shape>
            </w:pict>
          </mc:Fallback>
        </mc:AlternateContent>
      </w:r>
    </w:p>
    <w:p w14:paraId="41581A99" w14:textId="2AF5E4B2" w:rsidR="002E1B8B" w:rsidRDefault="002E1B8B" w:rsidP="00E937CB">
      <w:pPr>
        <w:pStyle w:val="BodyText"/>
      </w:pPr>
    </w:p>
    <w:p w14:paraId="060795C8" w14:textId="6C09C8A2" w:rsidR="002E1B8B" w:rsidRDefault="002E1B8B" w:rsidP="00E937CB">
      <w:pPr>
        <w:pStyle w:val="BodyText"/>
      </w:pPr>
    </w:p>
    <w:p w14:paraId="4E62EAC8" w14:textId="77777777" w:rsidR="002E1B8B" w:rsidRDefault="002E1B8B" w:rsidP="00E937CB">
      <w:pPr>
        <w:pStyle w:val="BodyText"/>
      </w:pPr>
    </w:p>
    <w:p w14:paraId="400ED196" w14:textId="592F6EAF" w:rsidR="00E937CB" w:rsidRDefault="00E937CB" w:rsidP="00E937CB">
      <w:pPr>
        <w:pStyle w:val="BodyText"/>
      </w:pPr>
    </w:p>
    <w:p w14:paraId="0BB60BBD" w14:textId="0D75B8AE" w:rsidR="00DD42C3" w:rsidRDefault="00DD42C3" w:rsidP="00E937CB">
      <w:pPr>
        <w:pStyle w:val="BodyText"/>
      </w:pPr>
    </w:p>
    <w:p w14:paraId="783A9E3C" w14:textId="59148081" w:rsidR="00DD42C3" w:rsidRDefault="00DD42C3" w:rsidP="00E937CB">
      <w:pPr>
        <w:pStyle w:val="BodyText"/>
      </w:pPr>
    </w:p>
    <w:p w14:paraId="0292BD51" w14:textId="527587D8" w:rsidR="002E1B8B" w:rsidRDefault="002E1B8B" w:rsidP="00E937CB">
      <w:pPr>
        <w:pStyle w:val="BodyText"/>
      </w:pPr>
    </w:p>
    <w:p w14:paraId="01E944E3" w14:textId="6D0473A8" w:rsidR="002E1B8B" w:rsidRDefault="002E1B8B" w:rsidP="00E937CB">
      <w:pPr>
        <w:pStyle w:val="BodyText"/>
      </w:pPr>
    </w:p>
    <w:p w14:paraId="5ED5E0E7" w14:textId="4E21EBD6" w:rsidR="002E1B8B" w:rsidRDefault="002E1B8B" w:rsidP="00E937CB">
      <w:pPr>
        <w:pStyle w:val="BodyText"/>
      </w:pPr>
    </w:p>
    <w:p w14:paraId="06615C7E" w14:textId="77777777" w:rsidR="002E1B8B" w:rsidRDefault="002E1B8B" w:rsidP="00E937CB">
      <w:pPr>
        <w:pStyle w:val="BodyText"/>
      </w:pPr>
    </w:p>
    <w:p w14:paraId="6446800A" w14:textId="76871F9A" w:rsidR="00DD42C3" w:rsidRDefault="00DD42C3" w:rsidP="00E937CB">
      <w:pPr>
        <w:pStyle w:val="BodyText"/>
      </w:pPr>
    </w:p>
    <w:p w14:paraId="38D45161" w14:textId="77777777" w:rsidR="00DD42C3" w:rsidRPr="00E937CB" w:rsidRDefault="00DD42C3" w:rsidP="00E937CB">
      <w:pPr>
        <w:pStyle w:val="BodyText"/>
      </w:pPr>
    </w:p>
    <w:bookmarkEnd w:id="39"/>
    <w:p w14:paraId="6B2CB6C5" w14:textId="65F60F7E" w:rsidR="007A15DB" w:rsidRDefault="00DD42C3">
      <w:pPr>
        <w:pStyle w:val="Heading2"/>
      </w:pPr>
      <w:r>
        <w:lastRenderedPageBreak/>
        <w:t>Apply your knowledge section</w:t>
      </w:r>
    </w:p>
    <w:p w14:paraId="27253199" w14:textId="1D7D350C" w:rsidR="00ED3ADD" w:rsidRPr="00187088" w:rsidRDefault="00ED3ADD" w:rsidP="00ED3ADD">
      <w:pPr>
        <w:pStyle w:val="BodyText"/>
        <w:rPr>
          <w:rFonts w:asciiTheme="majorHAnsi" w:hAnsiTheme="majorHAnsi" w:cstheme="majorHAnsi"/>
        </w:rPr>
      </w:pPr>
      <w:r w:rsidRPr="00187088">
        <w:rPr>
          <w:rFonts w:asciiTheme="majorHAnsi" w:hAnsiTheme="majorHAnsi" w:cstheme="majorHAnsi"/>
        </w:rPr>
        <w:t>Now it is time to play with other</w:t>
      </w:r>
      <w:r w:rsidR="00187088" w:rsidRPr="00187088">
        <w:rPr>
          <w:rFonts w:asciiTheme="majorHAnsi" w:hAnsiTheme="majorHAnsi" w:cstheme="majorHAnsi"/>
        </w:rPr>
        <w:t>’s</w:t>
      </w:r>
      <w:r w:rsidRPr="00187088">
        <w:rPr>
          <w:rFonts w:asciiTheme="majorHAnsi" w:hAnsiTheme="majorHAnsi" w:cstheme="majorHAnsi"/>
        </w:rPr>
        <w:t xml:space="preserve"> data</w:t>
      </w:r>
      <w:r w:rsidR="00DD42C3">
        <w:rPr>
          <w:rFonts w:asciiTheme="majorHAnsi" w:hAnsiTheme="majorHAnsi" w:cstheme="majorHAnsi"/>
        </w:rPr>
        <w:t xml:space="preserve"> OR your own (if you have collected numerical and categorical data for your own study)</w:t>
      </w:r>
      <w:r w:rsidRPr="00187088">
        <w:rPr>
          <w:rFonts w:asciiTheme="majorHAnsi" w:hAnsiTheme="majorHAnsi" w:cstheme="majorHAnsi"/>
        </w:rPr>
        <w:t>. Below you will find datasets with different questions</w:t>
      </w:r>
      <w:r w:rsidR="00DD42C3">
        <w:rPr>
          <w:rFonts w:asciiTheme="majorHAnsi" w:hAnsiTheme="majorHAnsi" w:cstheme="majorHAnsi"/>
        </w:rPr>
        <w:t>. Select one that you want to work through or work on your own data set for the applied researcher or PEERS.</w:t>
      </w:r>
    </w:p>
    <w:p w14:paraId="6AF9A6A9" w14:textId="067B84D4" w:rsidR="00B90A8F" w:rsidRDefault="00B90A8F" w:rsidP="00B90A8F">
      <w:pPr>
        <w:pStyle w:val="BodyText"/>
      </w:pPr>
    </w:p>
    <w:p w14:paraId="4BA36DFD" w14:textId="77777777" w:rsidR="00B90A8F" w:rsidRPr="00B90A8F" w:rsidRDefault="00B90A8F" w:rsidP="00B90A8F">
      <w:pPr>
        <w:pStyle w:val="BodyText"/>
      </w:pPr>
    </w:p>
    <w:p w14:paraId="7536A8F2" w14:textId="306518BE" w:rsidR="007A15DB" w:rsidRDefault="002463FA">
      <w:pPr>
        <w:pStyle w:val="Heading3"/>
      </w:pPr>
      <w:r>
        <w:t xml:space="preserve">Dataset 1: </w:t>
      </w:r>
      <w:r w:rsidR="00342290">
        <w:t>M</w:t>
      </w:r>
      <w:r w:rsidR="00B81C1F">
        <w:t>achine Learning Repository</w:t>
      </w:r>
      <w:r w:rsidR="005D2DAC">
        <w:t>: Iris Dataset</w:t>
      </w:r>
    </w:p>
    <w:p w14:paraId="754B70F9" w14:textId="77777777" w:rsidR="005D2DAC" w:rsidRDefault="005D2DAC" w:rsidP="005D2DAC">
      <w:pPr>
        <w:pStyle w:val="NormalWeb"/>
        <w:shd w:val="clear" w:color="auto" w:fill="FFFFFF"/>
        <w:spacing w:before="0" w:beforeAutospacing="0" w:after="150" w:afterAutospacing="0"/>
        <w:rPr>
          <w:rFonts w:ascii="Helvetica" w:hAnsi="Helvetica"/>
          <w:color w:val="333333"/>
          <w:sz w:val="21"/>
          <w:szCs w:val="21"/>
        </w:rPr>
      </w:pPr>
    </w:p>
    <w:p w14:paraId="0D0D82D6" w14:textId="77777777" w:rsidR="005D2DAC" w:rsidRPr="00187088" w:rsidRDefault="005D2DAC" w:rsidP="008156F8">
      <w:pPr>
        <w:pStyle w:val="NormalWeb"/>
        <w:shd w:val="clear" w:color="auto" w:fill="FFFFFF"/>
        <w:spacing w:before="0" w:beforeAutospacing="0" w:after="150" w:afterAutospacing="0"/>
        <w:rPr>
          <w:rFonts w:asciiTheme="majorHAnsi" w:hAnsiTheme="majorHAnsi" w:cstheme="majorHAnsi"/>
          <w:color w:val="333333"/>
          <w:sz w:val="22"/>
          <w:szCs w:val="22"/>
        </w:rPr>
      </w:pPr>
      <w:r w:rsidRPr="00187088">
        <w:rPr>
          <w:rFonts w:asciiTheme="majorHAnsi" w:hAnsiTheme="majorHAnsi" w:cstheme="majorHAnsi"/>
          <w:color w:val="333333"/>
          <w:sz w:val="22"/>
          <w:szCs w:val="22"/>
        </w:rPr>
        <w:t>UC Irvine Machine Learning Repository currently maintain 436 data sets as a service to the machine learning community. </w:t>
      </w:r>
      <w:hyperlink r:id="rId47" w:history="1">
        <w:r w:rsidRPr="00187088">
          <w:rPr>
            <w:rStyle w:val="Hyperlink"/>
            <w:rFonts w:asciiTheme="majorHAnsi" w:hAnsiTheme="majorHAnsi" w:cstheme="majorHAnsi"/>
            <w:color w:val="337AB7"/>
            <w:sz w:val="22"/>
            <w:szCs w:val="22"/>
          </w:rPr>
          <w:t>https://archive.ics.uci.edu/ml/index.php</w:t>
        </w:r>
      </w:hyperlink>
      <w:r w:rsidRPr="00187088">
        <w:rPr>
          <w:rFonts w:asciiTheme="majorHAnsi" w:hAnsiTheme="majorHAnsi" w:cstheme="majorHAnsi"/>
          <w:color w:val="333333"/>
          <w:sz w:val="22"/>
          <w:szCs w:val="22"/>
        </w:rPr>
        <w:t>.</w:t>
      </w:r>
    </w:p>
    <w:p w14:paraId="6C6FCF67" w14:textId="47486404" w:rsidR="008156F8" w:rsidRPr="00187088" w:rsidRDefault="005D2DAC" w:rsidP="008156F8">
      <w:pPr>
        <w:pStyle w:val="NormalWeb"/>
        <w:shd w:val="clear" w:color="auto" w:fill="FFFFFF"/>
        <w:spacing w:before="0" w:beforeAutospacing="0" w:after="150" w:afterAutospacing="0"/>
        <w:rPr>
          <w:rFonts w:asciiTheme="majorHAnsi" w:hAnsiTheme="majorHAnsi" w:cstheme="majorHAnsi"/>
          <w:color w:val="333333"/>
          <w:sz w:val="22"/>
          <w:szCs w:val="22"/>
        </w:rPr>
      </w:pPr>
      <w:r w:rsidRPr="00187088">
        <w:rPr>
          <w:rFonts w:asciiTheme="majorHAnsi" w:hAnsiTheme="majorHAnsi" w:cstheme="majorHAnsi"/>
          <w:color w:val="333333"/>
          <w:sz w:val="22"/>
          <w:szCs w:val="22"/>
        </w:rPr>
        <w:t xml:space="preserve">We are </w:t>
      </w:r>
      <w:r w:rsidR="008156F8" w:rsidRPr="00187088">
        <w:rPr>
          <w:rFonts w:asciiTheme="majorHAnsi" w:hAnsiTheme="majorHAnsi" w:cstheme="majorHAnsi"/>
          <w:color w:val="333333"/>
          <w:sz w:val="22"/>
          <w:szCs w:val="22"/>
        </w:rPr>
        <w:t>going to</w:t>
      </w:r>
      <w:r w:rsidRPr="00187088">
        <w:rPr>
          <w:rFonts w:asciiTheme="majorHAnsi" w:hAnsiTheme="majorHAnsi" w:cstheme="majorHAnsi"/>
          <w:color w:val="333333"/>
          <w:sz w:val="22"/>
          <w:szCs w:val="22"/>
        </w:rPr>
        <w:t xml:space="preserve"> use the very well know data set Iris</w:t>
      </w:r>
      <w:r w:rsidR="008156F8" w:rsidRPr="00187088">
        <w:rPr>
          <w:rFonts w:asciiTheme="majorHAnsi" w:hAnsiTheme="majorHAnsi" w:cstheme="majorHAnsi"/>
          <w:color w:val="333333"/>
          <w:sz w:val="22"/>
          <w:szCs w:val="22"/>
        </w:rPr>
        <w:t>. You can find it here:</w:t>
      </w:r>
      <w:r w:rsidRPr="00187088">
        <w:rPr>
          <w:rFonts w:asciiTheme="majorHAnsi" w:hAnsiTheme="majorHAnsi" w:cstheme="majorHAnsi"/>
          <w:color w:val="333333"/>
          <w:sz w:val="22"/>
          <w:szCs w:val="22"/>
        </w:rPr>
        <w:t> </w:t>
      </w:r>
      <w:hyperlink r:id="rId48" w:history="1">
        <w:r w:rsidR="008156F8" w:rsidRPr="00187088">
          <w:rPr>
            <w:rStyle w:val="Hyperlink"/>
            <w:rFonts w:asciiTheme="majorHAnsi" w:hAnsiTheme="majorHAnsi" w:cstheme="majorHAnsi"/>
            <w:sz w:val="22"/>
            <w:szCs w:val="22"/>
          </w:rPr>
          <w:t>https://archive.ics.uci.edu/ml/machine-learning-databases/iris/</w:t>
        </w:r>
      </w:hyperlink>
      <w:r w:rsidRPr="00187088">
        <w:rPr>
          <w:rFonts w:asciiTheme="majorHAnsi" w:hAnsiTheme="majorHAnsi" w:cstheme="majorHAnsi"/>
          <w:color w:val="333333"/>
          <w:sz w:val="22"/>
          <w:szCs w:val="22"/>
        </w:rPr>
        <w:t>.</w:t>
      </w:r>
      <w:r w:rsidR="008156F8" w:rsidRPr="00187088">
        <w:rPr>
          <w:rFonts w:asciiTheme="majorHAnsi" w:hAnsiTheme="majorHAnsi" w:cstheme="majorHAnsi"/>
          <w:color w:val="333333"/>
          <w:sz w:val="22"/>
          <w:szCs w:val="22"/>
        </w:rPr>
        <w:t xml:space="preserve"> </w:t>
      </w:r>
    </w:p>
    <w:p w14:paraId="3016E797" w14:textId="70947040" w:rsidR="005D2DAC" w:rsidRPr="00187088" w:rsidRDefault="008156F8" w:rsidP="008156F8">
      <w:pPr>
        <w:pStyle w:val="NormalWeb"/>
        <w:shd w:val="clear" w:color="auto" w:fill="FFFFFF"/>
        <w:spacing w:before="0" w:beforeAutospacing="0" w:after="150" w:afterAutospacing="0"/>
        <w:rPr>
          <w:rFonts w:asciiTheme="majorHAnsi" w:hAnsiTheme="majorHAnsi" w:cstheme="majorHAnsi"/>
          <w:sz w:val="22"/>
          <w:szCs w:val="22"/>
        </w:rPr>
      </w:pPr>
      <w:r w:rsidRPr="00187088">
        <w:rPr>
          <w:rFonts w:asciiTheme="majorHAnsi" w:hAnsiTheme="majorHAnsi" w:cstheme="majorHAnsi"/>
          <w:color w:val="333333"/>
          <w:sz w:val="22"/>
          <w:szCs w:val="22"/>
          <w:shd w:val="clear" w:color="auto" w:fill="FFFFFF"/>
        </w:rPr>
        <w:t>Iris, introduced by Ronald Fisher in his 1936 paper </w:t>
      </w:r>
      <w:r w:rsidRPr="00187088">
        <w:rPr>
          <w:rStyle w:val="Emphasis"/>
          <w:rFonts w:asciiTheme="majorHAnsi" w:hAnsiTheme="majorHAnsi" w:cstheme="majorHAnsi"/>
          <w:color w:val="333333"/>
          <w:sz w:val="22"/>
          <w:szCs w:val="22"/>
          <w:shd w:val="clear" w:color="auto" w:fill="FFFFFF"/>
        </w:rPr>
        <w:t>The use of multiple measurements in taxonomic problems</w:t>
      </w:r>
      <w:r w:rsidRPr="00187088">
        <w:rPr>
          <w:rFonts w:asciiTheme="majorHAnsi" w:hAnsiTheme="majorHAnsi" w:cstheme="majorHAnsi"/>
          <w:color w:val="333333"/>
          <w:sz w:val="22"/>
          <w:szCs w:val="22"/>
          <w:shd w:val="clear" w:color="auto" w:fill="FFFFFF"/>
        </w:rPr>
        <w:t>, contains three plant species (setosa, virginica, versicolor) and four features measured for each sample. These quantify the morphologic variation of the iris flower in its three species, all measurements given in centimeters.</w:t>
      </w:r>
      <w:r w:rsidR="00DD6956" w:rsidRPr="00187088">
        <w:rPr>
          <w:rFonts w:asciiTheme="majorHAnsi" w:hAnsiTheme="majorHAnsi" w:cstheme="majorHAnsi"/>
          <w:color w:val="333333"/>
          <w:sz w:val="22"/>
          <w:szCs w:val="22"/>
          <w:shd w:val="clear" w:color="auto" w:fill="FFFFFF"/>
        </w:rPr>
        <w:t xml:space="preserve"> Check this tutorial out: </w:t>
      </w:r>
      <w:hyperlink r:id="rId49" w:history="1">
        <w:r w:rsidR="00DD6956" w:rsidRPr="00187088">
          <w:rPr>
            <w:rStyle w:val="Hyperlink"/>
            <w:rFonts w:asciiTheme="majorHAnsi" w:hAnsiTheme="majorHAnsi" w:cstheme="majorHAnsi"/>
            <w:sz w:val="22"/>
            <w:szCs w:val="22"/>
          </w:rPr>
          <w:t>https://rpubs.com/moeransm/intro-iris</w:t>
        </w:r>
      </w:hyperlink>
    </w:p>
    <w:p w14:paraId="09A32EBB" w14:textId="77777777" w:rsidR="00DD6956" w:rsidRPr="008156F8" w:rsidRDefault="00DD6956" w:rsidP="008156F8">
      <w:pPr>
        <w:pStyle w:val="NormalWeb"/>
        <w:shd w:val="clear" w:color="auto" w:fill="FFFFFF"/>
        <w:spacing w:before="0" w:beforeAutospacing="0" w:after="150" w:afterAutospacing="0"/>
        <w:rPr>
          <w:rFonts w:asciiTheme="minorHAnsi" w:hAnsiTheme="minorHAnsi"/>
          <w:color w:val="333333"/>
          <w:sz w:val="22"/>
          <w:szCs w:val="22"/>
        </w:rPr>
      </w:pPr>
    </w:p>
    <w:p w14:paraId="05461521" w14:textId="77777777" w:rsidR="00B81C1F" w:rsidRDefault="00B81C1F" w:rsidP="00B81C1F">
      <w:pPr>
        <w:pStyle w:val="SourceCode"/>
      </w:pPr>
      <w:r>
        <w:rPr>
          <w:rStyle w:val="NormalTok"/>
        </w:rPr>
        <w:t>iris.uci &lt;-</w:t>
      </w:r>
      <w:r>
        <w:rPr>
          <w:rStyle w:val="StringTok"/>
        </w:rPr>
        <w:t xml:space="preserve"> </w:t>
      </w:r>
      <w:r>
        <w:rPr>
          <w:rStyle w:val="KeywordTok"/>
        </w:rPr>
        <w:t>read.csv</w:t>
      </w:r>
      <w:r>
        <w:rPr>
          <w:rStyle w:val="NormalTok"/>
        </w:rPr>
        <w:t>(</w:t>
      </w:r>
      <w:r>
        <w:rPr>
          <w:rStyle w:val="KeywordTok"/>
        </w:rPr>
        <w:t>url</w:t>
      </w:r>
      <w:r>
        <w:rPr>
          <w:rStyle w:val="NormalTok"/>
        </w:rPr>
        <w:t>(</w:t>
      </w:r>
      <w:r>
        <w:rPr>
          <w:rStyle w:val="StringTok"/>
        </w:rPr>
        <w:t>"http://archive.ics.uci.edu/ml/machine-learning-databases/iris/iris.data"</w:t>
      </w:r>
      <w:r>
        <w:rPr>
          <w:rStyle w:val="NormalTok"/>
        </w:rPr>
        <w:t xml:space="preserve">), </w:t>
      </w:r>
      <w:r>
        <w:rPr>
          <w:rStyle w:val="DataTypeTok"/>
        </w:rPr>
        <w:t>header=</w:t>
      </w:r>
      <w:r>
        <w:rPr>
          <w:rStyle w:val="OtherTok"/>
        </w:rPr>
        <w:t>FALSE</w:t>
      </w:r>
      <w:r>
        <w:rPr>
          <w:rStyle w:val="NormalTok"/>
        </w:rPr>
        <w:t xml:space="preserve">, </w:t>
      </w:r>
      <w:r>
        <w:rPr>
          <w:rStyle w:val="DataTypeTok"/>
        </w:rPr>
        <w:t>col.names=</w:t>
      </w:r>
      <w:r>
        <w:rPr>
          <w:rStyle w:val="KeywordTok"/>
        </w:rPr>
        <w:t>c</w:t>
      </w:r>
      <w:r>
        <w:rPr>
          <w:rStyle w:val="NormalTok"/>
        </w:rPr>
        <w:t>(</w:t>
      </w:r>
      <w:r>
        <w:rPr>
          <w:rStyle w:val="StringTok"/>
        </w:rPr>
        <w:t>"sepal.length"</w:t>
      </w:r>
      <w:r>
        <w:rPr>
          <w:rStyle w:val="NormalTok"/>
        </w:rPr>
        <w:t>,</w:t>
      </w:r>
      <w:r>
        <w:rPr>
          <w:rStyle w:val="StringTok"/>
        </w:rPr>
        <w:t>"sepal.width"</w:t>
      </w:r>
      <w:r>
        <w:rPr>
          <w:rStyle w:val="NormalTok"/>
        </w:rPr>
        <w:t>,</w:t>
      </w:r>
      <w:r>
        <w:rPr>
          <w:rStyle w:val="StringTok"/>
        </w:rPr>
        <w:t>"petal.length"</w:t>
      </w:r>
      <w:r>
        <w:rPr>
          <w:rStyle w:val="NormalTok"/>
        </w:rPr>
        <w:t>,</w:t>
      </w:r>
      <w:r>
        <w:rPr>
          <w:rStyle w:val="StringTok"/>
        </w:rPr>
        <w:t>"petal.width"</w:t>
      </w:r>
      <w:r>
        <w:rPr>
          <w:rStyle w:val="NormalTok"/>
        </w:rPr>
        <w:t>,</w:t>
      </w:r>
      <w:r>
        <w:rPr>
          <w:rStyle w:val="StringTok"/>
        </w:rPr>
        <w:t>"species"</w:t>
      </w:r>
      <w:r>
        <w:rPr>
          <w:rStyle w:val="NormalTok"/>
        </w:rPr>
        <w:t>))</w:t>
      </w:r>
      <w:r>
        <w:br/>
      </w:r>
      <w:r>
        <w:br/>
      </w:r>
      <w:r>
        <w:rPr>
          <w:rStyle w:val="KeywordTok"/>
        </w:rPr>
        <w:t>library</w:t>
      </w:r>
      <w:r>
        <w:rPr>
          <w:rStyle w:val="NormalTok"/>
        </w:rPr>
        <w:t>(datasets)</w:t>
      </w:r>
      <w:r>
        <w:br/>
      </w:r>
      <w:r>
        <w:rPr>
          <w:rStyle w:val="KeywordTok"/>
        </w:rPr>
        <w:t>data</w:t>
      </w:r>
      <w:r>
        <w:rPr>
          <w:rStyle w:val="NormalTok"/>
        </w:rPr>
        <w:t>(iris)</w:t>
      </w:r>
      <w:r>
        <w:br/>
      </w:r>
      <w:r>
        <w:rPr>
          <w:rStyle w:val="KeywordTok"/>
        </w:rPr>
        <w:t>summary</w:t>
      </w:r>
      <w:r>
        <w:rPr>
          <w:rStyle w:val="NormalTok"/>
        </w:rPr>
        <w:t>(iris)</w:t>
      </w:r>
    </w:p>
    <w:p w14:paraId="6CA55346" w14:textId="77777777" w:rsidR="00B81C1F" w:rsidRDefault="00B81C1F" w:rsidP="00B81C1F">
      <w:pPr>
        <w:pStyle w:val="SourceCode"/>
      </w:pPr>
      <w:r>
        <w:rPr>
          <w:rStyle w:val="VerbatimChar"/>
        </w:rPr>
        <w:t xml:space="preserve">##   Sepal.Length    Sepal.Width     Petal.Length    Petal.Width   </w:t>
      </w:r>
      <w:r>
        <w:br/>
      </w:r>
      <w:r>
        <w:rPr>
          <w:rStyle w:val="VerbatimChar"/>
        </w:rPr>
        <w:t xml:space="preserve">##  Min.   :4.300   Min.   :2.000   Min.   :1.000   Min.   :0.100  </w:t>
      </w:r>
      <w:r>
        <w:br/>
      </w:r>
      <w:r>
        <w:rPr>
          <w:rStyle w:val="VerbatimChar"/>
        </w:rPr>
        <w:t xml:space="preserve">##  1st Qu.:5.100   1st Qu.:2.800   1st Qu.:1.600   1st Qu.:0.300  </w:t>
      </w:r>
      <w:r>
        <w:br/>
      </w:r>
      <w:r>
        <w:rPr>
          <w:rStyle w:val="VerbatimChar"/>
        </w:rPr>
        <w:t xml:space="preserve">##  Median :5.800   Median :3.000   Median :4.350   Median :1.300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  </w:t>
      </w:r>
      <w:r>
        <w:br/>
      </w:r>
      <w:r>
        <w:rPr>
          <w:rStyle w:val="VerbatimChar"/>
        </w:rPr>
        <w:t xml:space="preserve">##        Species  </w:t>
      </w:r>
      <w:r>
        <w:br/>
      </w:r>
      <w:r>
        <w:rPr>
          <w:rStyle w:val="VerbatimChar"/>
        </w:rPr>
        <w:t xml:space="preserve">##  setosa    :50  </w:t>
      </w:r>
      <w:r>
        <w:br/>
      </w:r>
      <w:r>
        <w:rPr>
          <w:rStyle w:val="VerbatimChar"/>
        </w:rPr>
        <w:t xml:space="preserve">##  versicolor:50  </w:t>
      </w:r>
      <w:r>
        <w:br/>
      </w:r>
      <w:r>
        <w:rPr>
          <w:rStyle w:val="VerbatimChar"/>
        </w:rPr>
        <w:t xml:space="preserve">##  virginica :50  </w:t>
      </w:r>
      <w:r>
        <w:br/>
      </w:r>
      <w:r>
        <w:rPr>
          <w:rStyle w:val="VerbatimChar"/>
        </w:rPr>
        <w:t xml:space="preserve">##                 </w:t>
      </w:r>
      <w:r>
        <w:br/>
      </w:r>
      <w:r>
        <w:rPr>
          <w:rStyle w:val="VerbatimChar"/>
        </w:rPr>
        <w:t xml:space="preserve">##                 </w:t>
      </w:r>
      <w:r>
        <w:br/>
      </w:r>
      <w:r>
        <w:rPr>
          <w:rStyle w:val="VerbatimChar"/>
        </w:rPr>
        <w:t xml:space="preserve">## </w:t>
      </w:r>
    </w:p>
    <w:p w14:paraId="1D789ECA" w14:textId="77777777" w:rsidR="00B81C1F" w:rsidRDefault="00B81C1F" w:rsidP="00B81C1F">
      <w:pPr>
        <w:pStyle w:val="SourceCode"/>
      </w:pPr>
      <w:r>
        <w:rPr>
          <w:rStyle w:val="KeywordTok"/>
        </w:rPr>
        <w:t>library</w:t>
      </w:r>
      <w:r>
        <w:rPr>
          <w:rStyle w:val="NormalTok"/>
        </w:rPr>
        <w:t>(dplyr)</w:t>
      </w:r>
      <w:r>
        <w:br/>
      </w:r>
      <w:r>
        <w:br/>
      </w:r>
      <w:r>
        <w:rPr>
          <w:rStyle w:val="KeywordTok"/>
        </w:rPr>
        <w:t>hist</w:t>
      </w:r>
      <w:r>
        <w:rPr>
          <w:rStyle w:val="NormalTok"/>
        </w:rPr>
        <w:t>(iris.uci</w:t>
      </w:r>
      <w:r>
        <w:rPr>
          <w:rStyle w:val="OperatorTok"/>
        </w:rPr>
        <w:t>$</w:t>
      </w:r>
      <w:r>
        <w:rPr>
          <w:rStyle w:val="NormalTok"/>
        </w:rPr>
        <w:t>sepal.length)</w:t>
      </w:r>
    </w:p>
    <w:p w14:paraId="377076B0" w14:textId="022F7C3F" w:rsidR="00B81C1F" w:rsidRDefault="00B81C1F" w:rsidP="00B81C1F">
      <w:pPr>
        <w:pStyle w:val="FirstParagraph"/>
      </w:pPr>
    </w:p>
    <w:p w14:paraId="1CCCA1DD" w14:textId="5F3805C3" w:rsidR="00342290" w:rsidRDefault="00342290" w:rsidP="00342290">
      <w:pPr>
        <w:pStyle w:val="Heading4"/>
      </w:pPr>
      <w:r>
        <w:t xml:space="preserve">Q1: Can you please briefly evaluate the quality of your data? Please, </w:t>
      </w:r>
      <w:r w:rsidR="00B55EAD">
        <w:t>apply data cleaning process and remove the</w:t>
      </w:r>
      <w:r>
        <w:t xml:space="preserve"> missing values or outliers.</w:t>
      </w:r>
    </w:p>
    <w:p w14:paraId="4BC6D68D" w14:textId="2F6BB06B" w:rsidR="00F74EE7" w:rsidRDefault="00BA62B2" w:rsidP="00F74EE7">
      <w:pPr>
        <w:pStyle w:val="Heading4"/>
      </w:pPr>
      <w:r>
        <w:t>Q2</w:t>
      </w:r>
      <w:r w:rsidR="00F74EE7">
        <w:t xml:space="preserve">: </w:t>
      </w:r>
      <w:r w:rsidR="009732D4">
        <w:t xml:space="preserve"> Can you please create a boxplot in which x-axis are species type and y-axis is </w:t>
      </w:r>
      <w:r w:rsidR="00941E0D">
        <w:t>sepal.</w:t>
      </w:r>
      <w:r w:rsidR="009732D4">
        <w:t xml:space="preserve">length variable? </w:t>
      </w:r>
      <w:r>
        <w:t>I</w:t>
      </w:r>
      <w:r w:rsidR="009732D4">
        <w:t>nterpret the graph. If needed, calculate the necessary statistics to support your conclusion.</w:t>
      </w:r>
    </w:p>
    <w:p w14:paraId="0F190838" w14:textId="77777777" w:rsidR="009732D4" w:rsidRDefault="009732D4" w:rsidP="009732D4">
      <w:pPr>
        <w:pStyle w:val="SourceCode"/>
      </w:pPr>
      <w:r>
        <w:rPr>
          <w:rStyle w:val="KeywordTok"/>
        </w:rPr>
        <w:t>boxplot</w:t>
      </w:r>
      <w:r>
        <w:rPr>
          <w:rStyle w:val="NormalTok"/>
        </w:rPr>
        <w:t xml:space="preserve">(sepal.length </w:t>
      </w:r>
      <w:r>
        <w:rPr>
          <w:rStyle w:val="OperatorTok"/>
        </w:rPr>
        <w:t>~</w:t>
      </w:r>
      <w:r>
        <w:rPr>
          <w:rStyle w:val="StringTok"/>
        </w:rPr>
        <w:t xml:space="preserve"> </w:t>
      </w:r>
      <w:r>
        <w:rPr>
          <w:rStyle w:val="NormalTok"/>
        </w:rPr>
        <w:t xml:space="preserve">species, </w:t>
      </w:r>
      <w:r>
        <w:rPr>
          <w:rStyle w:val="DataTypeTok"/>
        </w:rPr>
        <w:t>data =</w:t>
      </w:r>
      <w:r>
        <w:rPr>
          <w:rStyle w:val="NormalTok"/>
        </w:rPr>
        <w:t xml:space="preserve"> iris.uci, </w:t>
      </w:r>
      <w:r>
        <w:rPr>
          <w:rStyle w:val="DataTypeTok"/>
        </w:rPr>
        <w:t>main =</w:t>
      </w:r>
      <w:r>
        <w:rPr>
          <w:rStyle w:val="NormalTok"/>
        </w:rPr>
        <w:t xml:space="preserve"> </w:t>
      </w:r>
      <w:r>
        <w:rPr>
          <w:rStyle w:val="StringTok"/>
        </w:rPr>
        <w:t>"Iris Data"</w:t>
      </w:r>
      <w:r>
        <w:rPr>
          <w:rStyle w:val="NormalTok"/>
        </w:rPr>
        <w:t xml:space="preserve">, </w:t>
      </w:r>
      <w:r>
        <w:rPr>
          <w:rStyle w:val="DataTypeTok"/>
        </w:rPr>
        <w:t>xlab =</w:t>
      </w:r>
      <w:r>
        <w:rPr>
          <w:rStyle w:val="NormalTok"/>
        </w:rPr>
        <w:t xml:space="preserve"> </w:t>
      </w:r>
      <w:r>
        <w:rPr>
          <w:rStyle w:val="StringTok"/>
        </w:rPr>
        <w:t>"length"</w:t>
      </w:r>
      <w:r>
        <w:rPr>
          <w:rStyle w:val="NormalTok"/>
        </w:rPr>
        <w:t xml:space="preserve">, </w:t>
      </w:r>
      <w:r>
        <w:rPr>
          <w:rStyle w:val="DataTypeTok"/>
        </w:rPr>
        <w:t>ylab=</w:t>
      </w:r>
      <w:r>
        <w:rPr>
          <w:rStyle w:val="StringTok"/>
        </w:rPr>
        <w:t>"Species"</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p>
    <w:p w14:paraId="4E5D0BF5" w14:textId="38C55943" w:rsidR="009732D4" w:rsidRDefault="009732D4" w:rsidP="009732D4">
      <w:pPr>
        <w:pStyle w:val="FirstParagraph"/>
      </w:pPr>
      <w:r>
        <w:rPr>
          <w:noProof/>
        </w:rPr>
        <w:drawing>
          <wp:inline distT="0" distB="0" distL="0" distR="0" wp14:anchorId="2F774EDC" wp14:editId="4A36F0EC">
            <wp:extent cx="461962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5FC74040" w14:textId="77777777" w:rsidR="009732D4" w:rsidRPr="009732D4" w:rsidRDefault="009732D4" w:rsidP="009732D4">
      <w:pPr>
        <w:pStyle w:val="BodyText"/>
      </w:pPr>
    </w:p>
    <w:p w14:paraId="5C626820" w14:textId="0E9188FF" w:rsidR="00B46B2F" w:rsidRDefault="00B55EAD">
      <w:pPr>
        <w:pStyle w:val="Heading4"/>
      </w:pPr>
      <w:r>
        <w:t xml:space="preserve">Research Question: </w:t>
      </w:r>
      <w:r w:rsidR="00941E0D">
        <w:t>Does the association between pental.length and pental.width</w:t>
      </w:r>
      <w:r w:rsidR="00B46B2F">
        <w:t xml:space="preserve"> variables</w:t>
      </w:r>
      <w:r w:rsidR="00941E0D">
        <w:t xml:space="preserve"> vary between </w:t>
      </w:r>
      <w:r w:rsidR="00B46B2F">
        <w:t xml:space="preserve">groups? </w:t>
      </w:r>
    </w:p>
    <w:p w14:paraId="46BD1C7A" w14:textId="0FD1114C" w:rsidR="00B46B2F" w:rsidRPr="0042142C" w:rsidRDefault="00B46B2F" w:rsidP="00B46B2F">
      <w:pPr>
        <w:pStyle w:val="BodyText"/>
      </w:pPr>
      <w:r w:rsidRPr="0042142C">
        <w:t xml:space="preserve">Hint: create a plot showing the relationship between </w:t>
      </w:r>
      <w:r>
        <w:t>these variables among groups</w:t>
      </w:r>
      <w:r w:rsidRPr="0042142C">
        <w:t xml:space="preserve">. Based on </w:t>
      </w:r>
      <w:r>
        <w:t>your</w:t>
      </w:r>
      <w:r w:rsidRPr="0042142C">
        <w:t xml:space="preserve"> plot</w:t>
      </w:r>
      <w:r>
        <w:t>s</w:t>
      </w:r>
      <w:r w:rsidRPr="0042142C">
        <w:t>, do you expect to find a relationship between the two variables?</w:t>
      </w:r>
      <w:r>
        <w:t xml:space="preserve"> Does it vary among species?</w:t>
      </w:r>
    </w:p>
    <w:p w14:paraId="004164A0" w14:textId="77777777" w:rsidR="00B46B2F" w:rsidRPr="00B46B2F" w:rsidRDefault="00B46B2F" w:rsidP="00B46B2F">
      <w:pPr>
        <w:pStyle w:val="BodyText"/>
      </w:pPr>
    </w:p>
    <w:p w14:paraId="0C3B3201" w14:textId="55F9F4DA" w:rsidR="002463FA" w:rsidRDefault="002463FA" w:rsidP="00342290">
      <w:pPr>
        <w:pStyle w:val="Heading3"/>
      </w:pPr>
    </w:p>
    <w:p w14:paraId="71333AA4" w14:textId="77777777" w:rsidR="002463FA" w:rsidRPr="002463FA" w:rsidRDefault="002463FA" w:rsidP="002463FA">
      <w:pPr>
        <w:pStyle w:val="BodyText"/>
      </w:pPr>
    </w:p>
    <w:p w14:paraId="1A26A5FA" w14:textId="0646C631" w:rsidR="00342290" w:rsidRDefault="002463FA" w:rsidP="00342290">
      <w:pPr>
        <w:pStyle w:val="Heading3"/>
      </w:pPr>
      <w:r>
        <w:lastRenderedPageBreak/>
        <w:t xml:space="preserve">Dataset 2: </w:t>
      </w:r>
      <w:r w:rsidR="00342290">
        <w:t>ACTG 175 Clinical trial</w:t>
      </w:r>
    </w:p>
    <w:p w14:paraId="33AC4E78" w14:textId="77777777" w:rsidR="00B55EAD" w:rsidRPr="00516DB4" w:rsidRDefault="00B55EAD" w:rsidP="00B55EAD">
      <w:pPr>
        <w:pStyle w:val="BodyText"/>
      </w:pPr>
      <w:r w:rsidRPr="00516DB4">
        <w:t>ACTG 175 was a randomized clinical trial to compare monotherapy with zidovudine or didanosine with combination therapy with zidovudine and didanosine or zidovudine and zalcitabine in adults infected with the human immunodeficiency virus type I whose CD4 T cell counts were between 200 and 500 per cubic millimeter.</w:t>
      </w:r>
    </w:p>
    <w:p w14:paraId="1CB861A0" w14:textId="584C52BD" w:rsidR="00342290" w:rsidRPr="00516DB4" w:rsidRDefault="00342290" w:rsidP="00342290">
      <w:pPr>
        <w:pStyle w:val="BodyText"/>
      </w:pPr>
      <w:r w:rsidRPr="00516DB4">
        <w:t>The trial is documented in Hammer SM, et al. (1996), “A trial comparing nucleoside monotherapy with combination therapy in HIV-infected adults with CD4 cell counts from 200 to 500 per cubic millimeter.”, New England Journal of Medicine, 335:1081–1090. The full publication can be found at </w:t>
      </w:r>
      <w:hyperlink r:id="rId51" w:history="1">
        <w:r w:rsidRPr="00516DB4">
          <w:rPr>
            <w:rStyle w:val="Hyperlink"/>
            <w:rFonts w:asciiTheme="majorHAnsi" w:hAnsiTheme="majorHAnsi" w:cstheme="majorHAnsi"/>
            <w:color w:val="4078C0"/>
          </w:rPr>
          <w:t>https://www.nejm.org/doi/full/10.1056/NEJM199610103351501</w:t>
        </w:r>
      </w:hyperlink>
    </w:p>
    <w:p w14:paraId="75AB1A6C" w14:textId="77777777" w:rsidR="00342290" w:rsidRDefault="00342290" w:rsidP="00342290">
      <w:pPr>
        <w:pStyle w:val="BodyText"/>
      </w:pPr>
      <w:r>
        <w:t xml:space="preserve">You can download the dataset from here: </w:t>
      </w:r>
      <w:hyperlink r:id="rId52" w:history="1">
        <w:r>
          <w:rPr>
            <w:rStyle w:val="Hyperlink"/>
          </w:rPr>
          <w:t>https://raw.githubusercontent.com/carlosug/AppliedRR/master/data/trial_ACTG175.csv</w:t>
        </w:r>
      </w:hyperlink>
    </w:p>
    <w:p w14:paraId="4021A2A3" w14:textId="77777777" w:rsidR="00342290" w:rsidRPr="00516DB4" w:rsidRDefault="00342290" w:rsidP="00342290">
      <w:pPr>
        <w:pStyle w:val="BodyText"/>
      </w:pPr>
    </w:p>
    <w:p w14:paraId="2DD2B3C4" w14:textId="404C8104" w:rsidR="00B46B2F" w:rsidRDefault="00B46B2F" w:rsidP="00342290">
      <w:pPr>
        <w:pStyle w:val="Heading4"/>
      </w:pPr>
      <w:r>
        <w:t>Q1: Can you please conduct a very short data quality check? Please remove corrupt or inaccurate records from the data if necessary.</w:t>
      </w:r>
    </w:p>
    <w:p w14:paraId="51FE5EE7" w14:textId="078EB58F" w:rsidR="00B46B2F" w:rsidRPr="00B46B2F" w:rsidRDefault="00B46B2F" w:rsidP="00B46B2F">
      <w:pPr>
        <w:pStyle w:val="BodyText"/>
      </w:pPr>
    </w:p>
    <w:p w14:paraId="2B282306" w14:textId="09D67534" w:rsidR="00B46B2F" w:rsidRDefault="00B46B2F">
      <w:pPr>
        <w:pStyle w:val="Heading4"/>
      </w:pPr>
      <w:r>
        <w:t>Q2: Can you give us a short description of the dataset?</w:t>
      </w:r>
    </w:p>
    <w:p w14:paraId="04739D2F" w14:textId="04F5DD47" w:rsidR="00B46B2F" w:rsidRPr="0042142C" w:rsidRDefault="00B46B2F" w:rsidP="00B46B2F">
      <w:pPr>
        <w:pStyle w:val="BodyText"/>
      </w:pPr>
      <w:r w:rsidRPr="0042142C">
        <w:t>Hint:</w:t>
      </w:r>
      <w:r>
        <w:t xml:space="preserve"> Give us the number of </w:t>
      </w:r>
      <w:r w:rsidR="004E4C65">
        <w:t>total patients, gender distribution, and</w:t>
      </w:r>
      <w:r w:rsidRPr="0042142C">
        <w:t xml:space="preserve"> </w:t>
      </w:r>
      <w:r>
        <w:t xml:space="preserve">compute </w:t>
      </w:r>
      <w:r w:rsidR="004E4C65">
        <w:t>age</w:t>
      </w:r>
      <w:r>
        <w:t xml:space="preserve"> statistics as mean, variance or standard deviation</w:t>
      </w:r>
    </w:p>
    <w:p w14:paraId="035B0092" w14:textId="77777777" w:rsidR="00B46B2F" w:rsidRPr="00B46B2F" w:rsidRDefault="00B46B2F" w:rsidP="00B46B2F">
      <w:pPr>
        <w:pStyle w:val="BodyText"/>
      </w:pPr>
    </w:p>
    <w:p w14:paraId="6569155D" w14:textId="2FF93036" w:rsidR="00342290" w:rsidRDefault="004E4C65" w:rsidP="00342290">
      <w:pPr>
        <w:pStyle w:val="Heading4"/>
      </w:pPr>
      <w:r>
        <w:t>Research Question</w:t>
      </w:r>
      <w:r w:rsidR="00342290">
        <w:t>: Is there a correlation between a patient’s age and their CD4 T cell count at baseline?</w:t>
      </w:r>
    </w:p>
    <w:p w14:paraId="0B657BF0" w14:textId="77777777" w:rsidR="00342290" w:rsidRPr="0042142C" w:rsidRDefault="00342290" w:rsidP="00342290">
      <w:pPr>
        <w:pStyle w:val="BodyText"/>
      </w:pPr>
      <w:r w:rsidRPr="0042142C">
        <w:t>Hint: create a plot showing the relationship between age and CD4 T cell count at baseline. Based on this plot, do you expect to find a relationship between the two variables?</w:t>
      </w:r>
    </w:p>
    <w:p w14:paraId="1858F4B8" w14:textId="2EC088F1" w:rsidR="00B90A8F" w:rsidRPr="00BA62B2" w:rsidRDefault="00B90A8F" w:rsidP="00D92EDA">
      <w:pPr>
        <w:pStyle w:val="Heading2"/>
      </w:pPr>
    </w:p>
    <w:p w14:paraId="4CC3334D" w14:textId="77777777" w:rsidR="00B90A8F" w:rsidRPr="00BA62B2" w:rsidRDefault="00B90A8F" w:rsidP="00D92EDA">
      <w:pPr>
        <w:pStyle w:val="Heading2"/>
      </w:pPr>
    </w:p>
    <w:p w14:paraId="10F1214E" w14:textId="765FAF9D" w:rsidR="001F0D75" w:rsidRDefault="001F0D75" w:rsidP="001F0D75">
      <w:pPr>
        <w:pStyle w:val="Heading3"/>
      </w:pPr>
      <w:r>
        <w:t>Dataset 3: Your own</w:t>
      </w:r>
    </w:p>
    <w:p w14:paraId="0076014F" w14:textId="77777777" w:rsidR="00B90A8F" w:rsidRPr="00BA62B2" w:rsidRDefault="00B90A8F" w:rsidP="00D92EDA">
      <w:pPr>
        <w:pStyle w:val="Heading2"/>
      </w:pPr>
    </w:p>
    <w:p w14:paraId="50340E29" w14:textId="77777777" w:rsidR="00B90A8F" w:rsidRPr="00BA62B2" w:rsidRDefault="00B90A8F" w:rsidP="00D92EDA">
      <w:pPr>
        <w:pStyle w:val="Heading2"/>
      </w:pPr>
    </w:p>
    <w:p w14:paraId="1D0955AF" w14:textId="3F3DF4A6" w:rsidR="00B90A8F" w:rsidRPr="00BA62B2" w:rsidRDefault="00B90A8F" w:rsidP="00D92EDA">
      <w:pPr>
        <w:pStyle w:val="Heading2"/>
      </w:pPr>
    </w:p>
    <w:p w14:paraId="46DF536E" w14:textId="0090759C" w:rsidR="00B90A8F" w:rsidRPr="00BA62B2" w:rsidRDefault="00B90A8F" w:rsidP="00B90A8F">
      <w:pPr>
        <w:pStyle w:val="BodyText"/>
      </w:pPr>
    </w:p>
    <w:p w14:paraId="3F325F92" w14:textId="77777777" w:rsidR="00B90A8F" w:rsidRPr="00BA62B2" w:rsidRDefault="00B90A8F" w:rsidP="00B90A8F">
      <w:pPr>
        <w:pStyle w:val="BodyText"/>
      </w:pPr>
    </w:p>
    <w:p w14:paraId="4C37830A" w14:textId="78101BD9" w:rsidR="00D92EDA" w:rsidRPr="00BA62B2" w:rsidRDefault="00E37050" w:rsidP="00D92EDA">
      <w:pPr>
        <w:pStyle w:val="Heading2"/>
      </w:pPr>
      <w:r w:rsidRPr="00BA62B2">
        <w:lastRenderedPageBreak/>
        <w:t>Super b</w:t>
      </w:r>
      <w:r w:rsidR="00D92EDA" w:rsidRPr="00BA62B2">
        <w:t>onus section</w:t>
      </w:r>
    </w:p>
    <w:p w14:paraId="08AAEF6D" w14:textId="77777777" w:rsidR="00D92EDA" w:rsidRDefault="00D92EDA" w:rsidP="00D92EDA">
      <w:pPr>
        <w:pStyle w:val="Heading3"/>
      </w:pPr>
      <w:bookmarkStart w:id="40" w:name="writting-our-own-functions"/>
      <w:r>
        <w:t>Writing our own functions</w:t>
      </w:r>
      <w:bookmarkEnd w:id="40"/>
    </w:p>
    <w:p w14:paraId="20AFE571" w14:textId="77777777" w:rsidR="00D92EDA" w:rsidRPr="00187088" w:rsidRDefault="00D92EDA" w:rsidP="00D92EDA">
      <w:pPr>
        <w:pStyle w:val="FirstParagraph"/>
        <w:rPr>
          <w:rFonts w:cstheme="majorHAnsi"/>
          <w:szCs w:val="22"/>
        </w:rPr>
      </w:pPr>
      <w:r w:rsidRPr="00187088">
        <w:rPr>
          <w:rFonts w:cstheme="majorHAnsi"/>
          <w:szCs w:val="22"/>
        </w:rPr>
        <w:t>At some point, you will want to write a function, and it will probably be sooner than you think. Functions are core to the way that R works, and the sooner that you get comfortable writing them, the sooner you’ll be able to leverage R’s power, and start having fun with it.</w:t>
      </w:r>
    </w:p>
    <w:p w14:paraId="1701E669" w14:textId="1C984ED5" w:rsidR="00D92EDA" w:rsidRPr="00187088" w:rsidRDefault="00D92EDA" w:rsidP="00D92EDA">
      <w:pPr>
        <w:pStyle w:val="BodyText"/>
        <w:rPr>
          <w:rFonts w:asciiTheme="majorHAnsi" w:hAnsiTheme="majorHAnsi" w:cstheme="majorHAnsi"/>
          <w:szCs w:val="22"/>
        </w:rPr>
      </w:pPr>
      <w:r w:rsidRPr="00187088">
        <w:rPr>
          <w:rFonts w:asciiTheme="majorHAnsi" w:hAnsiTheme="majorHAnsi" w:cstheme="majorHAnsi"/>
          <w:szCs w:val="22"/>
        </w:rPr>
        <w:t xml:space="preserve">We will learn how to create functions for </w:t>
      </w:r>
      <w:r w:rsidRPr="00187088">
        <w:rPr>
          <w:rStyle w:val="VerbatimChar"/>
          <w:rFonts w:asciiTheme="majorHAnsi" w:hAnsiTheme="majorHAnsi" w:cstheme="majorHAnsi"/>
          <w:szCs w:val="22"/>
        </w:rPr>
        <w:t>mean</w:t>
      </w:r>
      <w:r w:rsidRPr="00187088">
        <w:rPr>
          <w:rFonts w:asciiTheme="majorHAnsi" w:hAnsiTheme="majorHAnsi" w:cstheme="majorHAnsi"/>
          <w:szCs w:val="22"/>
        </w:rPr>
        <w:t xml:space="preserve">, </w:t>
      </w:r>
      <w:r w:rsidRPr="00187088">
        <w:rPr>
          <w:rStyle w:val="VerbatimChar"/>
          <w:rFonts w:asciiTheme="majorHAnsi" w:hAnsiTheme="majorHAnsi" w:cstheme="majorHAnsi"/>
          <w:szCs w:val="22"/>
        </w:rPr>
        <w:t>variance</w:t>
      </w:r>
      <w:r w:rsidRPr="00187088">
        <w:rPr>
          <w:rFonts w:asciiTheme="majorHAnsi" w:hAnsiTheme="majorHAnsi" w:cstheme="majorHAnsi"/>
          <w:szCs w:val="22"/>
        </w:rPr>
        <w:t xml:space="preserve"> and </w:t>
      </w:r>
      <w:r w:rsidRPr="00187088">
        <w:rPr>
          <w:rStyle w:val="VerbatimChar"/>
          <w:rFonts w:asciiTheme="majorHAnsi" w:hAnsiTheme="majorHAnsi" w:cstheme="majorHAnsi"/>
          <w:szCs w:val="22"/>
        </w:rPr>
        <w:t>standard deviation</w:t>
      </w:r>
      <w:r w:rsidRPr="00187088">
        <w:rPr>
          <w:rFonts w:asciiTheme="majorHAnsi" w:hAnsiTheme="majorHAnsi" w:cstheme="majorHAnsi"/>
          <w:szCs w:val="22"/>
        </w:rPr>
        <w:t xml:space="preserve">. This section is particularly tricky since our dataset is full of </w:t>
      </w:r>
      <w:r w:rsidRPr="00187088">
        <w:rPr>
          <w:rStyle w:val="VerbatimChar"/>
          <w:rFonts w:asciiTheme="majorHAnsi" w:hAnsiTheme="majorHAnsi" w:cstheme="majorHAnsi"/>
          <w:szCs w:val="22"/>
        </w:rPr>
        <w:t>NA</w:t>
      </w:r>
      <w:r w:rsidRPr="00187088">
        <w:rPr>
          <w:rFonts w:asciiTheme="majorHAnsi" w:hAnsiTheme="majorHAnsi" w:cstheme="majorHAnsi"/>
          <w:szCs w:val="22"/>
        </w:rPr>
        <w:t>. Then, the code will be a little bit more complex than usual:</w:t>
      </w:r>
    </w:p>
    <w:p w14:paraId="3EF11320" w14:textId="2962186D" w:rsidR="00D92EDA" w:rsidRPr="00187088" w:rsidRDefault="00D92EDA" w:rsidP="00D92EDA">
      <w:pPr>
        <w:pStyle w:val="BodyText"/>
        <w:rPr>
          <w:rFonts w:asciiTheme="majorHAnsi" w:hAnsiTheme="majorHAnsi" w:cstheme="majorHAnsi"/>
          <w:szCs w:val="22"/>
        </w:rPr>
      </w:pPr>
      <w:r w:rsidRPr="00187088">
        <w:rPr>
          <w:rFonts w:asciiTheme="majorHAnsi" w:hAnsiTheme="majorHAnsi" w:cstheme="majorHAnsi"/>
          <w:szCs w:val="22"/>
        </w:rPr>
        <w:t>Start by writing the mean_age function into your script:</w:t>
      </w:r>
    </w:p>
    <w:p w14:paraId="41778951" w14:textId="77777777" w:rsidR="00D92EDA" w:rsidRDefault="00D92EDA" w:rsidP="00D92EDA">
      <w:pPr>
        <w:pStyle w:val="SourceCode"/>
      </w:pPr>
      <w:r>
        <w:rPr>
          <w:rStyle w:val="NormalTok"/>
        </w:rPr>
        <w:t>my_mean &lt;-</w:t>
      </w:r>
      <w:r>
        <w:rPr>
          <w:rStyle w:val="StringTok"/>
        </w:rPr>
        <w:t xml:space="preserve"> </w:t>
      </w:r>
      <w:r>
        <w:rPr>
          <w:rStyle w:val="ControlFlowTok"/>
        </w:rPr>
        <w:t>function</w:t>
      </w:r>
      <w:r>
        <w:rPr>
          <w:rStyle w:val="NormalTok"/>
        </w:rPr>
        <w:t>(x) {</w:t>
      </w:r>
      <w:r>
        <w:br/>
      </w:r>
      <w:r>
        <w:rPr>
          <w:rStyle w:val="NormalTok"/>
        </w:rPr>
        <w:t xml:space="preserve">  n =</w:t>
      </w:r>
      <w:r>
        <w:rPr>
          <w:rStyle w:val="StringTok"/>
        </w:rPr>
        <w:t xml:space="preserve"> </w:t>
      </w:r>
      <w:r>
        <w:rPr>
          <w:rStyle w:val="KeywordTok"/>
        </w:rPr>
        <w:t>length</w:t>
      </w:r>
      <w:r>
        <w:rPr>
          <w:rStyle w:val="NormalTok"/>
        </w:rPr>
        <w:t>(x[</w:t>
      </w:r>
      <w:r>
        <w:rPr>
          <w:rStyle w:val="OperatorTok"/>
        </w:rPr>
        <w:t>!</w:t>
      </w:r>
      <w:r>
        <w:rPr>
          <w:rStyle w:val="KeywordTok"/>
        </w:rPr>
        <w:t>is.na</w:t>
      </w:r>
      <w:r>
        <w:rPr>
          <w:rStyle w:val="NormalTok"/>
        </w:rPr>
        <w:t>(x)])</w:t>
      </w:r>
      <w:r>
        <w:br/>
      </w:r>
      <w:r>
        <w:rPr>
          <w:rStyle w:val="NormalTok"/>
        </w:rPr>
        <w:t xml:space="preserve">  average &lt;-</w:t>
      </w:r>
      <w:r>
        <w:rPr>
          <w:rStyle w:val="StringTok"/>
        </w:rPr>
        <w:t xml:space="preserve"> </w:t>
      </w:r>
      <w:r>
        <w:rPr>
          <w:rStyle w:val="KeywordTok"/>
        </w:rPr>
        <w:t>sum</w:t>
      </w:r>
      <w:r>
        <w:rPr>
          <w:rStyle w:val="NormalTok"/>
        </w:rPr>
        <w:t>((x),</w:t>
      </w:r>
      <w:r>
        <w:rPr>
          <w:rStyle w:val="DataTypeTok"/>
        </w:rPr>
        <w:t>na.rm =</w:t>
      </w:r>
      <w:r>
        <w:rPr>
          <w:rStyle w:val="NormalTok"/>
        </w:rPr>
        <w:t xml:space="preserve"> </w:t>
      </w:r>
      <w:r>
        <w:rPr>
          <w:rStyle w:val="OtherTok"/>
        </w:rPr>
        <w:t>TRUE</w:t>
      </w:r>
      <w:r>
        <w:rPr>
          <w:rStyle w:val="NormalTok"/>
        </w:rPr>
        <w:t>)</w:t>
      </w:r>
      <w:r>
        <w:rPr>
          <w:rStyle w:val="OperatorTok"/>
        </w:rPr>
        <w:t>/</w:t>
      </w:r>
      <w:r>
        <w:rPr>
          <w:rStyle w:val="NormalTok"/>
        </w:rPr>
        <w:t>n</w:t>
      </w:r>
      <w:r>
        <w:br/>
      </w:r>
      <w:r>
        <w:rPr>
          <w:rStyle w:val="NormalTok"/>
        </w:rPr>
        <w:t xml:space="preserve">  </w:t>
      </w:r>
      <w:r>
        <w:rPr>
          <w:rStyle w:val="KeywordTok"/>
        </w:rPr>
        <w:t>return</w:t>
      </w:r>
      <w:r>
        <w:rPr>
          <w:rStyle w:val="NormalTok"/>
        </w:rPr>
        <w:t>(average)</w:t>
      </w:r>
      <w:r>
        <w:br/>
      </w:r>
      <w:r>
        <w:rPr>
          <w:rStyle w:val="NormalTok"/>
        </w:rPr>
        <w:t>}</w:t>
      </w:r>
      <w:r>
        <w:br/>
      </w:r>
      <w:r>
        <w:rPr>
          <w:rStyle w:val="KeywordTok"/>
        </w:rPr>
        <w:t>my_mean</w:t>
      </w:r>
      <w:r>
        <w:rPr>
          <w:rStyle w:val="NormalTok"/>
        </w:rPr>
        <w:t>(mydat</w:t>
      </w:r>
      <w:r>
        <w:rPr>
          <w:rStyle w:val="OperatorTok"/>
        </w:rPr>
        <w:t>$</w:t>
      </w:r>
      <w:r>
        <w:rPr>
          <w:rStyle w:val="NormalTok"/>
        </w:rPr>
        <w:t>age)</w:t>
      </w:r>
    </w:p>
    <w:p w14:paraId="21DBC856" w14:textId="01890940" w:rsidR="00D92EDA" w:rsidRDefault="00D92EDA" w:rsidP="00D92EDA">
      <w:pPr>
        <w:pStyle w:val="SourceCode"/>
      </w:pPr>
      <w:r>
        <w:rPr>
          <w:rStyle w:val="VerbatimChar"/>
        </w:rPr>
        <w:t xml:space="preserve">## [1] </w:t>
      </w:r>
      <w:r w:rsidR="0035377C">
        <w:rPr>
          <w:rStyle w:val="VerbatimChar"/>
        </w:rPr>
        <w:t>21.64179</w:t>
      </w:r>
    </w:p>
    <w:p w14:paraId="07A151E7" w14:textId="77777777" w:rsidR="00D92EDA" w:rsidRPr="00187088" w:rsidRDefault="00D92EDA" w:rsidP="00D92EDA">
      <w:pPr>
        <w:pStyle w:val="FirstParagraph"/>
        <w:rPr>
          <w:rFonts w:cstheme="majorHAnsi"/>
          <w:szCs w:val="22"/>
        </w:rPr>
      </w:pPr>
      <w:r w:rsidRPr="00187088">
        <w:rPr>
          <w:rFonts w:cstheme="majorHAnsi"/>
          <w:szCs w:val="22"/>
        </w:rPr>
        <w:t xml:space="preserve">In order to check whether your own function works properly, compare your results to with the </w:t>
      </w:r>
      <w:r w:rsidRPr="00187088">
        <w:rPr>
          <w:rStyle w:val="VerbatimChar"/>
          <w:rFonts w:asciiTheme="majorHAnsi" w:hAnsiTheme="majorHAnsi" w:cstheme="majorHAnsi"/>
          <w:szCs w:val="22"/>
        </w:rPr>
        <w:t>mean()</w:t>
      </w:r>
      <w:r w:rsidRPr="00187088">
        <w:rPr>
          <w:rFonts w:cstheme="majorHAnsi"/>
          <w:szCs w:val="22"/>
        </w:rPr>
        <w:t xml:space="preserve"> function alike:</w:t>
      </w:r>
    </w:p>
    <w:p w14:paraId="52CFC968" w14:textId="77777777" w:rsidR="00D92EDA" w:rsidRDefault="00D92EDA" w:rsidP="00D92EDA">
      <w:pPr>
        <w:pStyle w:val="SourceCode"/>
      </w:pPr>
      <w:r>
        <w:rPr>
          <w:rStyle w:val="KeywordTok"/>
        </w:rPr>
        <w:t>my_mean</w:t>
      </w:r>
      <w:r>
        <w:rPr>
          <w:rStyle w:val="NormalTok"/>
        </w:rPr>
        <w:t>(mydat</w:t>
      </w:r>
      <w:r>
        <w:rPr>
          <w:rStyle w:val="OperatorTok"/>
        </w:rPr>
        <w:t>$</w:t>
      </w:r>
      <w:r>
        <w:rPr>
          <w:rStyle w:val="NormalTok"/>
        </w:rPr>
        <w:t xml:space="preserve">age) </w:t>
      </w:r>
      <w:r>
        <w:rPr>
          <w:rStyle w:val="OperatorTok"/>
        </w:rPr>
        <w:t>==</w:t>
      </w:r>
      <w:r>
        <w:rPr>
          <w:rStyle w:val="StringTok"/>
        </w:rPr>
        <w:t xml:space="preserve"> </w:t>
      </w:r>
      <w:r>
        <w:rPr>
          <w:rStyle w:val="KeywordTok"/>
        </w:rPr>
        <w:t>mean</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086E875B" w14:textId="77777777" w:rsidR="00D92EDA" w:rsidRDefault="00D92EDA" w:rsidP="00D92EDA">
      <w:pPr>
        <w:pStyle w:val="SourceCode"/>
      </w:pPr>
      <w:r>
        <w:rPr>
          <w:rStyle w:val="VerbatimChar"/>
        </w:rPr>
        <w:t>## [1] TRUE</w:t>
      </w:r>
    </w:p>
    <w:p w14:paraId="134B691B" w14:textId="77777777" w:rsidR="00D92EDA" w:rsidRPr="00187088" w:rsidRDefault="00D92EDA" w:rsidP="00D92EDA">
      <w:pPr>
        <w:pStyle w:val="FirstParagraph"/>
        <w:rPr>
          <w:rFonts w:cstheme="majorHAnsi"/>
          <w:szCs w:val="22"/>
        </w:rPr>
      </w:pPr>
      <w:r w:rsidRPr="00187088">
        <w:rPr>
          <w:rFonts w:cstheme="majorHAnsi"/>
          <w:szCs w:val="22"/>
        </w:rPr>
        <w:t xml:space="preserve">If you get </w:t>
      </w:r>
      <w:r w:rsidRPr="00187088">
        <w:rPr>
          <w:rStyle w:val="VerbatimChar"/>
          <w:rFonts w:asciiTheme="majorHAnsi" w:hAnsiTheme="majorHAnsi" w:cstheme="majorHAnsi"/>
          <w:szCs w:val="22"/>
        </w:rPr>
        <w:t>TRUE</w:t>
      </w:r>
      <w:r w:rsidRPr="00187088">
        <w:rPr>
          <w:rFonts w:cstheme="majorHAnsi"/>
          <w:szCs w:val="22"/>
        </w:rPr>
        <w:t xml:space="preserve"> then means we are doing very well.</w:t>
      </w:r>
    </w:p>
    <w:p w14:paraId="4F0BE961" w14:textId="0A543CAC" w:rsidR="00D92EDA" w:rsidRDefault="0035098C" w:rsidP="00D92EDA">
      <w:pPr>
        <w:pStyle w:val="Heading4"/>
      </w:pPr>
      <w:bookmarkStart w:id="41" w:name="X5f72971139a718f947b6ea4f60bac9ba22a23bb"/>
      <w:r>
        <w:t>Super</w:t>
      </w:r>
      <w:r w:rsidR="00D92EDA">
        <w:t xml:space="preserve"> Bonus 1: Can you use our function called </w:t>
      </w:r>
      <w:r w:rsidR="00D92EDA">
        <w:rPr>
          <w:rStyle w:val="VerbatimChar"/>
        </w:rPr>
        <w:t>my_mean()</w:t>
      </w:r>
      <w:r w:rsidR="00D92EDA">
        <w:t xml:space="preserve"> to compute the </w:t>
      </w:r>
      <w:r w:rsidR="00D92EDA">
        <w:rPr>
          <w:rStyle w:val="VerbatimChar"/>
        </w:rPr>
        <w:t>length</w:t>
      </w:r>
      <w:r w:rsidR="00D92EDA">
        <w:t xml:space="preserve"> mean and check if you get same results as with </w:t>
      </w:r>
      <w:r w:rsidR="00D92EDA">
        <w:rPr>
          <w:rStyle w:val="VerbatimChar"/>
        </w:rPr>
        <w:t>mean(mydat$length, na.rm = TRUE)</w:t>
      </w:r>
      <w:r w:rsidR="00D92EDA">
        <w:t>?.</w:t>
      </w:r>
      <w:bookmarkEnd w:id="41"/>
    </w:p>
    <w:p w14:paraId="17050D66" w14:textId="77777777" w:rsidR="00D92EDA" w:rsidRDefault="00D92EDA" w:rsidP="00D92EDA">
      <w:pPr>
        <w:pStyle w:val="SourceCode"/>
      </w:pPr>
      <w:r>
        <w:rPr>
          <w:rStyle w:val="KeywordTok"/>
        </w:rPr>
        <w:t>my_mean</w:t>
      </w:r>
      <w:r>
        <w:rPr>
          <w:rStyle w:val="NormalTok"/>
        </w:rPr>
        <w:t>(mydat</w:t>
      </w:r>
      <w:r>
        <w:rPr>
          <w:rStyle w:val="OperatorTok"/>
        </w:rPr>
        <w:t>$</w:t>
      </w:r>
      <w:r>
        <w:rPr>
          <w:rStyle w:val="NormalTok"/>
        </w:rPr>
        <w:t>length)</w:t>
      </w:r>
    </w:p>
    <w:p w14:paraId="37DFCFC2" w14:textId="5C4CDB39" w:rsidR="00D92EDA" w:rsidRDefault="00D92EDA" w:rsidP="00D92EDA">
      <w:pPr>
        <w:pStyle w:val="SourceCode"/>
      </w:pPr>
      <w:r>
        <w:rPr>
          <w:rStyle w:val="VerbatimChar"/>
        </w:rPr>
        <w:t xml:space="preserve">## [1] </w:t>
      </w:r>
      <w:r w:rsidR="0035377C">
        <w:rPr>
          <w:rStyle w:val="VerbatimChar"/>
        </w:rPr>
        <w:t>169.8955</w:t>
      </w:r>
    </w:p>
    <w:p w14:paraId="203206D1" w14:textId="77777777" w:rsidR="00D92EDA" w:rsidRDefault="00D92EDA" w:rsidP="00D92EDA">
      <w:pPr>
        <w:pStyle w:val="SourceCode"/>
      </w:pPr>
      <w:r>
        <w:rPr>
          <w:rStyle w:val="KeywordTok"/>
        </w:rPr>
        <w:t>my_mean</w:t>
      </w:r>
      <w:r>
        <w:rPr>
          <w:rStyle w:val="NormalTok"/>
        </w:rPr>
        <w:t>(mydat</w:t>
      </w:r>
      <w:r>
        <w:rPr>
          <w:rStyle w:val="OperatorTok"/>
        </w:rPr>
        <w:t>$</w:t>
      </w:r>
      <w:r>
        <w:rPr>
          <w:rStyle w:val="NormalTok"/>
        </w:rPr>
        <w:t xml:space="preserve">length) </w:t>
      </w:r>
      <w:r>
        <w:rPr>
          <w:rStyle w:val="OperatorTok"/>
        </w:rPr>
        <w:t>==</w:t>
      </w:r>
      <w:r>
        <w:rPr>
          <w:rStyle w:val="StringTok"/>
        </w:rPr>
        <w:t xml:space="preserve"> </w:t>
      </w:r>
      <w:r>
        <w:rPr>
          <w:rStyle w:val="KeywordTok"/>
        </w:rPr>
        <w:t>mean</w:t>
      </w:r>
      <w:r>
        <w:rPr>
          <w:rStyle w:val="NormalTok"/>
        </w:rPr>
        <w:t>(mydat</w:t>
      </w:r>
      <w:r>
        <w:rPr>
          <w:rStyle w:val="OperatorTok"/>
        </w:rPr>
        <w:t>$</w:t>
      </w:r>
      <w:r>
        <w:rPr>
          <w:rStyle w:val="NormalTok"/>
        </w:rPr>
        <w:t xml:space="preserve">length, </w:t>
      </w:r>
      <w:r>
        <w:rPr>
          <w:rStyle w:val="DataTypeTok"/>
        </w:rPr>
        <w:t>na.rm =</w:t>
      </w:r>
      <w:r>
        <w:rPr>
          <w:rStyle w:val="NormalTok"/>
        </w:rPr>
        <w:t xml:space="preserve"> </w:t>
      </w:r>
      <w:r>
        <w:rPr>
          <w:rStyle w:val="OtherTok"/>
        </w:rPr>
        <w:t>TRUE</w:t>
      </w:r>
      <w:r>
        <w:rPr>
          <w:rStyle w:val="NormalTok"/>
        </w:rPr>
        <w:t>)</w:t>
      </w:r>
    </w:p>
    <w:p w14:paraId="3A3C4263" w14:textId="77777777" w:rsidR="00D92EDA" w:rsidRDefault="00D92EDA" w:rsidP="00D92EDA">
      <w:pPr>
        <w:pStyle w:val="SourceCode"/>
      </w:pPr>
      <w:r>
        <w:rPr>
          <w:rStyle w:val="VerbatimChar"/>
        </w:rPr>
        <w:t>## [1] TRUE</w:t>
      </w:r>
    </w:p>
    <w:p w14:paraId="34CBAE3A" w14:textId="77777777" w:rsidR="00D92EDA" w:rsidRPr="00187088" w:rsidRDefault="00D92EDA" w:rsidP="00D92EDA">
      <w:pPr>
        <w:pStyle w:val="FirstParagraph"/>
        <w:rPr>
          <w:rFonts w:cstheme="majorHAnsi"/>
          <w:szCs w:val="22"/>
        </w:rPr>
      </w:pPr>
      <w:r w:rsidRPr="00187088">
        <w:rPr>
          <w:rFonts w:cstheme="majorHAnsi"/>
          <w:szCs w:val="22"/>
        </w:rPr>
        <w:t>Then, we will perform similar work for variance and standard deviation.</w:t>
      </w:r>
    </w:p>
    <w:p w14:paraId="04E7ADE2" w14:textId="77777777" w:rsidR="00D92EDA" w:rsidRPr="00187088" w:rsidRDefault="00D92EDA" w:rsidP="00D92EDA">
      <w:pPr>
        <w:pStyle w:val="BodyText"/>
        <w:rPr>
          <w:rFonts w:asciiTheme="majorHAnsi" w:hAnsiTheme="majorHAnsi" w:cstheme="majorHAnsi"/>
          <w:szCs w:val="22"/>
        </w:rPr>
      </w:pPr>
      <w:r w:rsidRPr="00187088">
        <w:rPr>
          <w:rFonts w:asciiTheme="majorHAnsi" w:hAnsiTheme="majorHAnsi" w:cstheme="majorHAnsi"/>
          <w:szCs w:val="22"/>
        </w:rPr>
        <w:t>For the variance:</w:t>
      </w:r>
    </w:p>
    <w:p w14:paraId="47065D2A" w14:textId="77777777" w:rsidR="00D92EDA" w:rsidRDefault="00D92EDA" w:rsidP="00D92EDA">
      <w:pPr>
        <w:pStyle w:val="SourceCode"/>
      </w:pPr>
      <w:r>
        <w:rPr>
          <w:rStyle w:val="NormalTok"/>
        </w:rPr>
        <w:t>my_var &lt;-</w:t>
      </w:r>
      <w:r>
        <w:rPr>
          <w:rStyle w:val="StringTok"/>
        </w:rPr>
        <w:t xml:space="preserve"> </w:t>
      </w:r>
      <w:r>
        <w:rPr>
          <w:rStyle w:val="ControlFlowTok"/>
        </w:rPr>
        <w:t>function</w:t>
      </w:r>
      <w:r>
        <w:rPr>
          <w:rStyle w:val="NormalTok"/>
        </w:rPr>
        <w:t>(x){</w:t>
      </w:r>
      <w:r>
        <w:br/>
      </w:r>
      <w:r>
        <w:rPr>
          <w:rStyle w:val="NormalTok"/>
        </w:rPr>
        <w:t xml:space="preserve">  n &lt;-</w:t>
      </w:r>
      <w:r>
        <w:rPr>
          <w:rStyle w:val="KeywordTok"/>
        </w:rPr>
        <w:t>length</w:t>
      </w:r>
      <w:r>
        <w:rPr>
          <w:rStyle w:val="NormalTok"/>
        </w:rPr>
        <w:t>((x[</w:t>
      </w:r>
      <w:r>
        <w:rPr>
          <w:rStyle w:val="OperatorTok"/>
        </w:rPr>
        <w:t>!</w:t>
      </w:r>
      <w:r>
        <w:rPr>
          <w:rStyle w:val="KeywordTok"/>
        </w:rPr>
        <w:t>is.na</w:t>
      </w:r>
      <w:r>
        <w:rPr>
          <w:rStyle w:val="NormalTok"/>
        </w:rPr>
        <w:t>(x)]))</w:t>
      </w:r>
      <w:r>
        <w:br/>
      </w:r>
      <w:r>
        <w:rPr>
          <w:rStyle w:val="NormalTok"/>
        </w:rPr>
        <w:t xml:space="preserve">  m &lt;-</w:t>
      </w:r>
      <w:r>
        <w:rPr>
          <w:rStyle w:val="KeywordTok"/>
        </w:rPr>
        <w:t>mean</w:t>
      </w:r>
      <w:r>
        <w:rPr>
          <w:rStyle w:val="NormalTok"/>
        </w:rPr>
        <w:t xml:space="preserve">(x,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ecValTok"/>
        </w:rPr>
        <w:t>1</w:t>
      </w:r>
      <w:r>
        <w:rPr>
          <w:rStyle w:val="OperatorTok"/>
        </w:rPr>
        <w:t>/</w:t>
      </w:r>
      <w:r>
        <w:rPr>
          <w:rStyle w:val="NormalTok"/>
        </w:rPr>
        <w:t xml:space="preserve">(n </w:t>
      </w:r>
      <w:r>
        <w:rPr>
          <w:rStyle w:val="OperatorTok"/>
        </w:rPr>
        <w:t>-</w:t>
      </w:r>
      <w:r>
        <w:rPr>
          <w:rStyle w:val="String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sum</w:t>
      </w:r>
      <w:r>
        <w:rPr>
          <w:rStyle w:val="NormalTok"/>
        </w:rPr>
        <w:t xml:space="preserve">((x </w:t>
      </w:r>
      <w:r>
        <w:rPr>
          <w:rStyle w:val="OperatorTok"/>
        </w:rPr>
        <w:t>-</w:t>
      </w:r>
      <w:r>
        <w:rPr>
          <w:rStyle w:val="StringTok"/>
        </w:rPr>
        <w:t xml:space="preserve"> </w:t>
      </w:r>
      <w:r>
        <w:rPr>
          <w:rStyle w:val="NormalTok"/>
        </w:rPr>
        <w:t>m)</w:t>
      </w:r>
      <w:r>
        <w:rPr>
          <w:rStyle w:val="OperatorTok"/>
        </w:rPr>
        <w:t>^</w:t>
      </w:r>
      <w:r>
        <w:rPr>
          <w:rStyle w:val="DecValTok"/>
        </w:rPr>
        <w:t>2</w:t>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NormalTok"/>
        </w:rPr>
        <w:t>}</w:t>
      </w:r>
    </w:p>
    <w:p w14:paraId="5A30F896" w14:textId="21D7EB0B" w:rsidR="00D92EDA" w:rsidRDefault="0035098C" w:rsidP="00D92EDA">
      <w:pPr>
        <w:pStyle w:val="Heading4"/>
      </w:pPr>
      <w:bookmarkStart w:id="42" w:name="Xad16f30986703e393ca7c8ee336ff29024b72e7"/>
      <w:r>
        <w:lastRenderedPageBreak/>
        <w:t>Super</w:t>
      </w:r>
      <w:r w:rsidR="00D92EDA">
        <w:t xml:space="preserve"> Bonus 2: Can you use our function called </w:t>
      </w:r>
      <w:r w:rsidR="00D92EDA">
        <w:rPr>
          <w:rStyle w:val="VerbatimChar"/>
        </w:rPr>
        <w:t>my_var()</w:t>
      </w:r>
      <w:r w:rsidR="00D92EDA">
        <w:t xml:space="preserve"> to compute the </w:t>
      </w:r>
      <w:r w:rsidR="00D92EDA">
        <w:rPr>
          <w:rStyle w:val="VerbatimChar"/>
        </w:rPr>
        <w:t>length</w:t>
      </w:r>
      <w:r w:rsidR="00D92EDA">
        <w:t xml:space="preserve"> variance and check if you get same results as with </w:t>
      </w:r>
      <w:r w:rsidR="00D92EDA">
        <w:rPr>
          <w:rStyle w:val="VerbatimChar"/>
        </w:rPr>
        <w:t>var(mydat$length, na.rm = TRUE)</w:t>
      </w:r>
      <w:r w:rsidR="00D92EDA">
        <w:t>?.</w:t>
      </w:r>
      <w:bookmarkEnd w:id="42"/>
    </w:p>
    <w:p w14:paraId="23BD74A6" w14:textId="77777777" w:rsidR="00D92EDA" w:rsidRDefault="00D92EDA" w:rsidP="00D92EDA">
      <w:pPr>
        <w:pStyle w:val="SourceCode"/>
      </w:pPr>
      <w:r>
        <w:rPr>
          <w:rStyle w:val="KeywordTok"/>
        </w:rPr>
        <w:t>my_var</w:t>
      </w:r>
      <w:r>
        <w:rPr>
          <w:rStyle w:val="NormalTok"/>
        </w:rPr>
        <w:t>(mydat</w:t>
      </w:r>
      <w:r>
        <w:rPr>
          <w:rStyle w:val="OperatorTok"/>
        </w:rPr>
        <w:t>$</w:t>
      </w:r>
      <w:r>
        <w:rPr>
          <w:rStyle w:val="NormalTok"/>
        </w:rPr>
        <w:t>length)</w:t>
      </w:r>
    </w:p>
    <w:p w14:paraId="3630DC32" w14:textId="5689CE44" w:rsidR="00D92EDA" w:rsidRDefault="00D92EDA" w:rsidP="00D92EDA">
      <w:pPr>
        <w:pStyle w:val="SourceCode"/>
      </w:pPr>
      <w:r>
        <w:rPr>
          <w:rStyle w:val="VerbatimChar"/>
        </w:rPr>
        <w:t xml:space="preserve">## [1] </w:t>
      </w:r>
      <w:r w:rsidR="0035377C">
        <w:rPr>
          <w:rStyle w:val="VerbatimChar"/>
        </w:rPr>
        <w:t>61.06468</w:t>
      </w:r>
    </w:p>
    <w:p w14:paraId="0B7C467B" w14:textId="77777777" w:rsidR="00D92EDA" w:rsidRDefault="00D92EDA" w:rsidP="00D92EDA">
      <w:pPr>
        <w:pStyle w:val="SourceCode"/>
      </w:pPr>
      <w:r>
        <w:rPr>
          <w:rStyle w:val="KeywordTok"/>
        </w:rPr>
        <w:t>my_var</w:t>
      </w:r>
      <w:r>
        <w:rPr>
          <w:rStyle w:val="NormalTok"/>
        </w:rPr>
        <w:t>(mydat</w:t>
      </w:r>
      <w:r>
        <w:rPr>
          <w:rStyle w:val="OperatorTok"/>
        </w:rPr>
        <w:t>$</w:t>
      </w:r>
      <w:r>
        <w:rPr>
          <w:rStyle w:val="NormalTok"/>
        </w:rPr>
        <w:t xml:space="preserve">length) </w:t>
      </w:r>
      <w:r>
        <w:rPr>
          <w:rStyle w:val="OperatorTok"/>
        </w:rPr>
        <w:t>==</w:t>
      </w:r>
      <w:r>
        <w:rPr>
          <w:rStyle w:val="StringTok"/>
        </w:rPr>
        <w:t xml:space="preserve"> </w:t>
      </w:r>
      <w:r>
        <w:rPr>
          <w:rStyle w:val="KeywordTok"/>
        </w:rPr>
        <w:t>var</w:t>
      </w:r>
      <w:r>
        <w:rPr>
          <w:rStyle w:val="NormalTok"/>
        </w:rPr>
        <w:t>(mydat</w:t>
      </w:r>
      <w:r>
        <w:rPr>
          <w:rStyle w:val="OperatorTok"/>
        </w:rPr>
        <w:t>$</w:t>
      </w:r>
      <w:r>
        <w:rPr>
          <w:rStyle w:val="NormalTok"/>
        </w:rPr>
        <w:t xml:space="preserve">length, </w:t>
      </w:r>
      <w:r>
        <w:rPr>
          <w:rStyle w:val="DataTypeTok"/>
        </w:rPr>
        <w:t>na.rm =</w:t>
      </w:r>
      <w:r>
        <w:rPr>
          <w:rStyle w:val="NormalTok"/>
        </w:rPr>
        <w:t xml:space="preserve"> </w:t>
      </w:r>
      <w:r>
        <w:rPr>
          <w:rStyle w:val="OtherTok"/>
        </w:rPr>
        <w:t>TRUE</w:t>
      </w:r>
      <w:r>
        <w:rPr>
          <w:rStyle w:val="NormalTok"/>
        </w:rPr>
        <w:t>)</w:t>
      </w:r>
    </w:p>
    <w:p w14:paraId="39A887C5" w14:textId="77777777" w:rsidR="00D92EDA" w:rsidRDefault="00D92EDA" w:rsidP="00D92EDA">
      <w:pPr>
        <w:pStyle w:val="SourceCode"/>
      </w:pPr>
      <w:r>
        <w:rPr>
          <w:rStyle w:val="VerbatimChar"/>
        </w:rPr>
        <w:t>## [1] TRUE</w:t>
      </w:r>
    </w:p>
    <w:p w14:paraId="116D550E" w14:textId="77777777" w:rsidR="00D92EDA" w:rsidRPr="00187088" w:rsidRDefault="00D92EDA" w:rsidP="00D92EDA">
      <w:pPr>
        <w:pStyle w:val="FirstParagraph"/>
        <w:rPr>
          <w:rFonts w:cstheme="majorHAnsi"/>
          <w:szCs w:val="22"/>
        </w:rPr>
      </w:pPr>
      <w:r w:rsidRPr="00187088">
        <w:rPr>
          <w:rFonts w:cstheme="majorHAnsi"/>
          <w:szCs w:val="22"/>
        </w:rPr>
        <w:t>Now that you already master how to write functions, do make similar work for the standard deviation.</w:t>
      </w:r>
    </w:p>
    <w:p w14:paraId="2A64AE50" w14:textId="542FB1F1" w:rsidR="00D92EDA" w:rsidRDefault="0035098C" w:rsidP="00D92EDA">
      <w:pPr>
        <w:pStyle w:val="Heading4"/>
      </w:pPr>
      <w:bookmarkStart w:id="43" w:name="X9e38397a2bd0499df8ad96ba7da69c90a130acc"/>
      <w:r>
        <w:t>Super</w:t>
      </w:r>
      <w:r w:rsidR="00D92EDA">
        <w:t xml:space="preserve"> Bonus 3: Write your own function that computes the standard deviation of </w:t>
      </w:r>
      <w:r w:rsidR="00D92EDA">
        <w:rPr>
          <w:rStyle w:val="VerbatimChar"/>
        </w:rPr>
        <w:t>age</w:t>
      </w:r>
      <w:r w:rsidR="00D92EDA">
        <w:t xml:space="preserve"> in the </w:t>
      </w:r>
      <w:r w:rsidR="00D92EDA">
        <w:rPr>
          <w:rStyle w:val="VerbatimChar"/>
        </w:rPr>
        <w:t>mydat</w:t>
      </w:r>
      <w:r w:rsidR="00D92EDA">
        <w:t xml:space="preserve"> data set. Remember to add specification for dealing with NA:</w:t>
      </w:r>
      <w:bookmarkEnd w:id="43"/>
    </w:p>
    <w:p w14:paraId="737FFDB0" w14:textId="77777777" w:rsidR="00D92EDA" w:rsidRPr="00187088" w:rsidRDefault="00D92EDA" w:rsidP="00D92EDA">
      <w:pPr>
        <w:pStyle w:val="FirstParagraph"/>
        <w:rPr>
          <w:rFonts w:cstheme="majorHAnsi"/>
          <w:szCs w:val="22"/>
        </w:rPr>
      </w:pPr>
      <w:r w:rsidRPr="00187088">
        <w:rPr>
          <w:rFonts w:cstheme="majorHAnsi"/>
          <w:szCs w:val="22"/>
        </w:rPr>
        <w:t>Solution with NA:</w:t>
      </w:r>
    </w:p>
    <w:p w14:paraId="103445D9" w14:textId="77777777" w:rsidR="00D92EDA" w:rsidRDefault="00D92EDA" w:rsidP="00D92EDA">
      <w:pPr>
        <w:pStyle w:val="SourceCode"/>
      </w:pPr>
      <w:r>
        <w:rPr>
          <w:rStyle w:val="KeywordTok"/>
        </w:rPr>
        <w:t>sd</w:t>
      </w:r>
      <w:r>
        <w:rPr>
          <w:rStyle w:val="NormalTok"/>
        </w:rPr>
        <w:t>(mydat</w:t>
      </w:r>
      <w:r>
        <w:rPr>
          <w:rStyle w:val="OperatorTok"/>
        </w:rPr>
        <w:t>$</w:t>
      </w:r>
      <w:r>
        <w:rPr>
          <w:rStyle w:val="NormalTok"/>
        </w:rPr>
        <w:t xml:space="preserve">age, </w:t>
      </w:r>
      <w:r>
        <w:rPr>
          <w:rStyle w:val="DataTypeTok"/>
        </w:rPr>
        <w:t>na.rm =</w:t>
      </w:r>
      <w:r>
        <w:rPr>
          <w:rStyle w:val="NormalTok"/>
        </w:rPr>
        <w:t xml:space="preserve"> </w:t>
      </w:r>
      <w:r>
        <w:rPr>
          <w:rStyle w:val="OtherTok"/>
        </w:rPr>
        <w:t>TRUE</w:t>
      </w:r>
      <w:r>
        <w:rPr>
          <w:rStyle w:val="NormalTok"/>
        </w:rPr>
        <w:t>)</w:t>
      </w:r>
    </w:p>
    <w:p w14:paraId="40684184" w14:textId="77777777" w:rsidR="00D92EDA" w:rsidRDefault="00D92EDA" w:rsidP="00D92EDA">
      <w:pPr>
        <w:pStyle w:val="SourceCode"/>
      </w:pPr>
      <w:r>
        <w:rPr>
          <w:rStyle w:val="VerbatimChar"/>
        </w:rPr>
        <w:t>## [1] 2.989967</w:t>
      </w:r>
    </w:p>
    <w:p w14:paraId="7AA63AD1" w14:textId="77777777" w:rsidR="00D92EDA" w:rsidRDefault="00D92EDA" w:rsidP="00D92EDA">
      <w:pPr>
        <w:pStyle w:val="SourceCode"/>
      </w:pPr>
      <w:r>
        <w:rPr>
          <w:rStyle w:val="CommentTok"/>
        </w:rPr>
        <w:t># standard deviation</w:t>
      </w:r>
      <w:r>
        <w:br/>
      </w:r>
      <w:r>
        <w:br/>
      </w:r>
      <w:r>
        <w:rPr>
          <w:rStyle w:val="NormalTok"/>
        </w:rPr>
        <w:t>my_stdv &lt;-</w:t>
      </w:r>
      <w:r>
        <w:rPr>
          <w:rStyle w:val="StringTok"/>
        </w:rPr>
        <w:t xml:space="preserve"> </w:t>
      </w:r>
      <w:r>
        <w:rPr>
          <w:rStyle w:val="ControlFlowTok"/>
        </w:rPr>
        <w:t>function</w:t>
      </w:r>
      <w:r>
        <w:rPr>
          <w:rStyle w:val="NormalTok"/>
        </w:rPr>
        <w:t>(x){</w:t>
      </w:r>
      <w:r>
        <w:br/>
      </w:r>
      <w:r>
        <w:rPr>
          <w:rStyle w:val="NormalTok"/>
        </w:rPr>
        <w:t xml:space="preserve">  n &lt;-</w:t>
      </w:r>
      <w:r>
        <w:rPr>
          <w:rStyle w:val="StringTok"/>
        </w:rPr>
        <w:t xml:space="preserve"> </w:t>
      </w:r>
      <w:r>
        <w:rPr>
          <w:rStyle w:val="KeywordTok"/>
        </w:rPr>
        <w:t>length</w:t>
      </w:r>
      <w:r>
        <w:rPr>
          <w:rStyle w:val="NormalTok"/>
        </w:rPr>
        <w:t>((x[</w:t>
      </w:r>
      <w:r>
        <w:rPr>
          <w:rStyle w:val="OperatorTok"/>
        </w:rPr>
        <w:t>!</w:t>
      </w:r>
      <w:r>
        <w:rPr>
          <w:rStyle w:val="KeywordTok"/>
        </w:rPr>
        <w:t>is.na</w:t>
      </w:r>
      <w:r>
        <w:rPr>
          <w:rStyle w:val="NormalTok"/>
        </w:rPr>
        <w:t>(x)]))</w:t>
      </w:r>
      <w:r>
        <w:br/>
      </w:r>
      <w:r>
        <w:rPr>
          <w:rStyle w:val="NormalTok"/>
        </w:rPr>
        <w:t xml:space="preserve">  m &lt;-</w:t>
      </w:r>
      <w:r>
        <w:rPr>
          <w:rStyle w:val="StringTok"/>
        </w:rPr>
        <w:t xml:space="preserve"> </w:t>
      </w:r>
      <w:r>
        <w:rPr>
          <w:rStyle w:val="KeywordTok"/>
        </w:rPr>
        <w:t>mean</w:t>
      </w:r>
      <w:r>
        <w:rPr>
          <w:rStyle w:val="NormalTok"/>
        </w:rPr>
        <w:t xml:space="preserve">(x, </w:t>
      </w:r>
      <w:r>
        <w:rPr>
          <w:rStyle w:val="DataTypeTok"/>
        </w:rPr>
        <w:t>na.rm =</w:t>
      </w:r>
      <w:r>
        <w:rPr>
          <w:rStyle w:val="NormalTok"/>
        </w:rPr>
        <w:t xml:space="preserve"> </w:t>
      </w:r>
      <w:r>
        <w:rPr>
          <w:rStyle w:val="OtherTok"/>
        </w:rPr>
        <w:t>TRUE</w:t>
      </w:r>
      <w:r>
        <w:rPr>
          <w:rStyle w:val="NormalTok"/>
        </w:rPr>
        <w:t>)</w:t>
      </w:r>
      <w:r>
        <w:br/>
      </w:r>
      <w:r>
        <w:rPr>
          <w:rStyle w:val="NormalTok"/>
        </w:rPr>
        <w:t xml:space="preserve">  v &lt;-</w:t>
      </w:r>
      <w:r>
        <w:rPr>
          <w:rStyle w:val="StringTok"/>
        </w:rPr>
        <w:t xml:space="preserve"> </w:t>
      </w:r>
      <w:r>
        <w:rPr>
          <w:rStyle w:val="KeywordTok"/>
        </w:rPr>
        <w:t>sum</w:t>
      </w:r>
      <w:r>
        <w:rPr>
          <w:rStyle w:val="NormalTok"/>
        </w:rPr>
        <w:t>((x</w:t>
      </w:r>
      <w:r>
        <w:rPr>
          <w:rStyle w:val="OperatorTok"/>
        </w:rPr>
        <w:t>-</w:t>
      </w:r>
      <w:r>
        <w:rPr>
          <w:rStyle w:val="NormalTok"/>
        </w:rPr>
        <w:t>m)</w:t>
      </w:r>
      <w:r>
        <w:rPr>
          <w:rStyle w:val="OperatorTok"/>
        </w:rPr>
        <w:t>^</w:t>
      </w:r>
      <w:r>
        <w:rPr>
          <w:rStyle w:val="DecValTok"/>
        </w:rPr>
        <w:t>2</w:t>
      </w:r>
      <w:r>
        <w:rPr>
          <w:rStyle w:val="NormalTok"/>
        </w:rPr>
        <w:t>,</w:t>
      </w:r>
      <w:r>
        <w:rPr>
          <w:rStyle w:val="DataTypeTok"/>
        </w:rPr>
        <w:t>na.rm =</w:t>
      </w:r>
      <w:r>
        <w:rPr>
          <w:rStyle w:val="NormalTok"/>
        </w:rPr>
        <w:t xml:space="preserve"> </w:t>
      </w:r>
      <w:r>
        <w:rPr>
          <w:rStyle w:val="OtherTok"/>
        </w:rPr>
        <w:t>TRUE</w:t>
      </w:r>
      <w:r>
        <w:rPr>
          <w:rStyle w:val="NormalTok"/>
        </w:rPr>
        <w:t>)</w:t>
      </w:r>
      <w:r>
        <w:rPr>
          <w:rStyle w:val="OperatorTok"/>
        </w:rPr>
        <w:t>/</w:t>
      </w:r>
      <w:r>
        <w:rPr>
          <w:rStyle w:val="NormalTok"/>
        </w:rPr>
        <w:t>(n</w:t>
      </w:r>
      <w:r>
        <w:rPr>
          <w:rStyle w:val="DecValTok"/>
        </w:rPr>
        <w:t>-1</w:t>
      </w:r>
      <w:r>
        <w:rPr>
          <w:rStyle w:val="NormalTok"/>
        </w:rPr>
        <w:t>)</w:t>
      </w:r>
      <w:r>
        <w:br/>
      </w:r>
      <w:r>
        <w:rPr>
          <w:rStyle w:val="NormalTok"/>
        </w:rPr>
        <w:t xml:space="preserve">  </w:t>
      </w:r>
      <w:r>
        <w:rPr>
          <w:rStyle w:val="KeywordTok"/>
        </w:rPr>
        <w:t>sqrt</w:t>
      </w:r>
      <w:r>
        <w:rPr>
          <w:rStyle w:val="NormalTok"/>
        </w:rPr>
        <w:t>(v)</w:t>
      </w:r>
      <w:r>
        <w:br/>
      </w:r>
      <w:r>
        <w:rPr>
          <w:rStyle w:val="NormalTok"/>
        </w:rPr>
        <w:t>}</w:t>
      </w:r>
      <w:r>
        <w:br/>
      </w:r>
      <w:r>
        <w:rPr>
          <w:rStyle w:val="KeywordTok"/>
        </w:rPr>
        <w:t>my_stdv</w:t>
      </w:r>
      <w:r>
        <w:rPr>
          <w:rStyle w:val="NormalTok"/>
        </w:rPr>
        <w:t>(mydat</w:t>
      </w:r>
      <w:r>
        <w:rPr>
          <w:rStyle w:val="OperatorTok"/>
        </w:rPr>
        <w:t>$</w:t>
      </w:r>
      <w:r>
        <w:rPr>
          <w:rStyle w:val="NormalTok"/>
        </w:rPr>
        <w:t>age)</w:t>
      </w:r>
    </w:p>
    <w:p w14:paraId="562B6A45" w14:textId="77777777" w:rsidR="00D92EDA" w:rsidRDefault="00D92EDA" w:rsidP="00D92EDA">
      <w:pPr>
        <w:pStyle w:val="SourceCode"/>
      </w:pPr>
      <w:r>
        <w:rPr>
          <w:rStyle w:val="VerbatimChar"/>
        </w:rPr>
        <w:t>## [1] 2.989967</w:t>
      </w:r>
    </w:p>
    <w:p w14:paraId="5A98CD21" w14:textId="77777777" w:rsidR="00D92EDA" w:rsidRPr="00187088" w:rsidRDefault="00D92EDA" w:rsidP="00D92EDA">
      <w:pPr>
        <w:pStyle w:val="FirstParagraph"/>
        <w:rPr>
          <w:rFonts w:cstheme="majorHAnsi"/>
          <w:szCs w:val="22"/>
        </w:rPr>
      </w:pPr>
      <w:r w:rsidRPr="00187088">
        <w:rPr>
          <w:rFonts w:cstheme="majorHAnsi"/>
          <w:szCs w:val="22"/>
        </w:rPr>
        <w:t xml:space="preserve">Well done! You have done one of the most challenging part of R. </w:t>
      </w:r>
    </w:p>
    <w:p w14:paraId="7B2B12C2" w14:textId="77777777" w:rsidR="00D92EDA" w:rsidRDefault="00D92EDA" w:rsidP="00D92EDA">
      <w:pPr>
        <w:pStyle w:val="BodyText"/>
      </w:pPr>
    </w:p>
    <w:p w14:paraId="3E7BA11A" w14:textId="77777777" w:rsidR="00D92EDA" w:rsidRPr="00E937CB" w:rsidRDefault="00D92EDA" w:rsidP="00D92EDA">
      <w:pPr>
        <w:pStyle w:val="BodyText"/>
      </w:pPr>
    </w:p>
    <w:p w14:paraId="7209EF37" w14:textId="77777777" w:rsidR="00D92EDA" w:rsidRDefault="00D92EDA"/>
    <w:sectPr w:rsidR="00D92EDA">
      <w:footerReference w:type="even" r:id="rId53"/>
      <w:footerReference w:type="default" r:id="rId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AA3F7C" w14:textId="77777777" w:rsidR="008F68E9" w:rsidRDefault="008F68E9">
      <w:pPr>
        <w:spacing w:after="0"/>
      </w:pPr>
      <w:r>
        <w:separator/>
      </w:r>
    </w:p>
  </w:endnote>
  <w:endnote w:type="continuationSeparator" w:id="0">
    <w:p w14:paraId="5DC91265" w14:textId="77777777" w:rsidR="008F68E9" w:rsidRDefault="008F68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80204301"/>
      <w:docPartObj>
        <w:docPartGallery w:val="Page Numbers (Bottom of Page)"/>
        <w:docPartUnique/>
      </w:docPartObj>
    </w:sdtPr>
    <w:sdtEndPr>
      <w:rPr>
        <w:rStyle w:val="PageNumber"/>
      </w:rPr>
    </w:sdtEndPr>
    <w:sdtContent>
      <w:p w14:paraId="60024EBE" w14:textId="65C4554C" w:rsidR="00B46B2F" w:rsidRDefault="00B46B2F" w:rsidP="007C6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9F1C02" w14:textId="77777777" w:rsidR="00B46B2F" w:rsidRDefault="00B46B2F" w:rsidP="008D7DA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94278775"/>
      <w:docPartObj>
        <w:docPartGallery w:val="Page Numbers (Bottom of Page)"/>
        <w:docPartUnique/>
      </w:docPartObj>
    </w:sdtPr>
    <w:sdtEndPr>
      <w:rPr>
        <w:rStyle w:val="PageNumber"/>
      </w:rPr>
    </w:sdtEndPr>
    <w:sdtContent>
      <w:p w14:paraId="7EFC3F5E" w14:textId="3418FD69" w:rsidR="00B46B2F" w:rsidRDefault="00B46B2F" w:rsidP="007C6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C7CC7">
          <w:rPr>
            <w:rStyle w:val="PageNumber"/>
            <w:noProof/>
          </w:rPr>
          <w:t>26</w:t>
        </w:r>
        <w:r>
          <w:rPr>
            <w:rStyle w:val="PageNumber"/>
          </w:rPr>
          <w:fldChar w:fldCharType="end"/>
        </w:r>
      </w:p>
    </w:sdtContent>
  </w:sdt>
  <w:p w14:paraId="5B55A087" w14:textId="77777777" w:rsidR="00B46B2F" w:rsidRDefault="00B46B2F" w:rsidP="008D7DA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1F1CEF" w14:textId="77777777" w:rsidR="008F68E9" w:rsidRDefault="008F68E9">
      <w:r>
        <w:separator/>
      </w:r>
    </w:p>
  </w:footnote>
  <w:footnote w:type="continuationSeparator" w:id="0">
    <w:p w14:paraId="1D81205D" w14:textId="77777777" w:rsidR="008F68E9" w:rsidRDefault="008F6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F9FCFCC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D26C0E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8878EBA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3" w15:restartNumberingAfterBreak="0">
    <w:nsid w:val="55AB401F"/>
    <w:multiLevelType w:val="hybridMultilevel"/>
    <w:tmpl w:val="B610328E"/>
    <w:lvl w:ilvl="0" w:tplc="FF645BBC">
      <w:start w:val="1"/>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BA6D67"/>
    <w:multiLevelType w:val="hybridMultilevel"/>
    <w:tmpl w:val="B41AFD5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315DCA"/>
    <w:multiLevelType w:val="multilevel"/>
    <w:tmpl w:val="E460BB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0"/>
  </w:num>
  <w:num w:numId="9">
    <w:abstractNumId w:val="0"/>
  </w:num>
  <w:num w:numId="10">
    <w:abstractNumId w:val="0"/>
  </w:num>
  <w:num w:numId="11">
    <w:abstractNumId w:val="3"/>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mona Bartelet">
    <w15:presenceInfo w15:providerId="Windows Live" w15:userId="37fb16debb8bb0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1067"/>
    <w:rsid w:val="00011C8B"/>
    <w:rsid w:val="000B0783"/>
    <w:rsid w:val="000B6226"/>
    <w:rsid w:val="000D4984"/>
    <w:rsid w:val="00143432"/>
    <w:rsid w:val="00187088"/>
    <w:rsid w:val="001C5195"/>
    <w:rsid w:val="001F0C31"/>
    <w:rsid w:val="001F0D75"/>
    <w:rsid w:val="00217513"/>
    <w:rsid w:val="0022271F"/>
    <w:rsid w:val="002463FA"/>
    <w:rsid w:val="00266D4B"/>
    <w:rsid w:val="0029194D"/>
    <w:rsid w:val="002B0DA0"/>
    <w:rsid w:val="002B40EB"/>
    <w:rsid w:val="002E12A1"/>
    <w:rsid w:val="002E1B8B"/>
    <w:rsid w:val="00331929"/>
    <w:rsid w:val="00336566"/>
    <w:rsid w:val="00342290"/>
    <w:rsid w:val="0035098C"/>
    <w:rsid w:val="0035377C"/>
    <w:rsid w:val="003A46DF"/>
    <w:rsid w:val="003D6C79"/>
    <w:rsid w:val="003E32A1"/>
    <w:rsid w:val="00400367"/>
    <w:rsid w:val="00434C16"/>
    <w:rsid w:val="004562C3"/>
    <w:rsid w:val="004D43BA"/>
    <w:rsid w:val="004D59AC"/>
    <w:rsid w:val="004E1144"/>
    <w:rsid w:val="004E29B3"/>
    <w:rsid w:val="004E4C65"/>
    <w:rsid w:val="004F4835"/>
    <w:rsid w:val="00511399"/>
    <w:rsid w:val="00557804"/>
    <w:rsid w:val="00557837"/>
    <w:rsid w:val="0056303B"/>
    <w:rsid w:val="005630E9"/>
    <w:rsid w:val="00570B46"/>
    <w:rsid w:val="00590D07"/>
    <w:rsid w:val="005B244E"/>
    <w:rsid w:val="005C4F94"/>
    <w:rsid w:val="005D2DAC"/>
    <w:rsid w:val="005D4D1A"/>
    <w:rsid w:val="005F1840"/>
    <w:rsid w:val="00601440"/>
    <w:rsid w:val="00613C58"/>
    <w:rsid w:val="00616855"/>
    <w:rsid w:val="006425DC"/>
    <w:rsid w:val="00645CF6"/>
    <w:rsid w:val="00647EA1"/>
    <w:rsid w:val="006821DF"/>
    <w:rsid w:val="006E02E9"/>
    <w:rsid w:val="006F541E"/>
    <w:rsid w:val="00752D6C"/>
    <w:rsid w:val="00784D58"/>
    <w:rsid w:val="007A15DB"/>
    <w:rsid w:val="007A3010"/>
    <w:rsid w:val="007C6126"/>
    <w:rsid w:val="007E2531"/>
    <w:rsid w:val="008156F8"/>
    <w:rsid w:val="00823507"/>
    <w:rsid w:val="008423DE"/>
    <w:rsid w:val="008722A4"/>
    <w:rsid w:val="008A15ED"/>
    <w:rsid w:val="008D6863"/>
    <w:rsid w:val="008D7DAF"/>
    <w:rsid w:val="008F68E9"/>
    <w:rsid w:val="00927D25"/>
    <w:rsid w:val="00941E0D"/>
    <w:rsid w:val="009732D4"/>
    <w:rsid w:val="009946A2"/>
    <w:rsid w:val="009C211F"/>
    <w:rsid w:val="009D58D0"/>
    <w:rsid w:val="00A21085"/>
    <w:rsid w:val="00A24B3F"/>
    <w:rsid w:val="00A34DC8"/>
    <w:rsid w:val="00A51B9D"/>
    <w:rsid w:val="00A522DC"/>
    <w:rsid w:val="00A6098A"/>
    <w:rsid w:val="00A6098D"/>
    <w:rsid w:val="00A715D9"/>
    <w:rsid w:val="00AA4F2A"/>
    <w:rsid w:val="00AB1CA0"/>
    <w:rsid w:val="00AE6322"/>
    <w:rsid w:val="00AF1B04"/>
    <w:rsid w:val="00AF7F00"/>
    <w:rsid w:val="00B04C1E"/>
    <w:rsid w:val="00B15B8E"/>
    <w:rsid w:val="00B209B0"/>
    <w:rsid w:val="00B248BC"/>
    <w:rsid w:val="00B314FA"/>
    <w:rsid w:val="00B46B2F"/>
    <w:rsid w:val="00B55EAD"/>
    <w:rsid w:val="00B81C1F"/>
    <w:rsid w:val="00B86B75"/>
    <w:rsid w:val="00B90A8F"/>
    <w:rsid w:val="00B92AA1"/>
    <w:rsid w:val="00BA62B2"/>
    <w:rsid w:val="00BB0E93"/>
    <w:rsid w:val="00BC48D5"/>
    <w:rsid w:val="00BE67A4"/>
    <w:rsid w:val="00C0028C"/>
    <w:rsid w:val="00C10472"/>
    <w:rsid w:val="00C27610"/>
    <w:rsid w:val="00C36279"/>
    <w:rsid w:val="00C45D6B"/>
    <w:rsid w:val="00C5434A"/>
    <w:rsid w:val="00C93F19"/>
    <w:rsid w:val="00CC2102"/>
    <w:rsid w:val="00D1549F"/>
    <w:rsid w:val="00D2332E"/>
    <w:rsid w:val="00D42952"/>
    <w:rsid w:val="00D92EDA"/>
    <w:rsid w:val="00D9359A"/>
    <w:rsid w:val="00D959BD"/>
    <w:rsid w:val="00D96D85"/>
    <w:rsid w:val="00DC0978"/>
    <w:rsid w:val="00DD42C3"/>
    <w:rsid w:val="00DD6956"/>
    <w:rsid w:val="00E01F6C"/>
    <w:rsid w:val="00E039A0"/>
    <w:rsid w:val="00E315A3"/>
    <w:rsid w:val="00E37050"/>
    <w:rsid w:val="00E43BEE"/>
    <w:rsid w:val="00E65A52"/>
    <w:rsid w:val="00E937CB"/>
    <w:rsid w:val="00EA5A0E"/>
    <w:rsid w:val="00EB59DD"/>
    <w:rsid w:val="00EC4334"/>
    <w:rsid w:val="00EC7CC7"/>
    <w:rsid w:val="00ED3ADD"/>
    <w:rsid w:val="00F012A1"/>
    <w:rsid w:val="00F255C0"/>
    <w:rsid w:val="00F318C4"/>
    <w:rsid w:val="00F632AB"/>
    <w:rsid w:val="00F74EE7"/>
    <w:rsid w:val="00FA11B3"/>
    <w:rsid w:val="00FC5B0A"/>
    <w:rsid w:val="00FD40DF"/>
    <w:rsid w:val="00FD62AB"/>
    <w:rsid w:val="00FD67DD"/>
    <w:rsid w:val="00FE11A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F9161"/>
  <w15:docId w15:val="{154897DD-6A27-437A-BA21-5291CE089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87088"/>
    <w:pPr>
      <w:spacing w:before="180" w:after="180"/>
    </w:pPr>
    <w:rPr>
      <w:rFonts w:ascii="Calibri" w:hAnsi="Calibri"/>
      <w:sz w:val="22"/>
    </w:rPr>
  </w:style>
  <w:style w:type="paragraph" w:customStyle="1" w:styleId="FirstParagraph">
    <w:name w:val="First Paragraph"/>
    <w:basedOn w:val="BodyText"/>
    <w:next w:val="BodyText"/>
    <w:qFormat/>
    <w:rsid w:val="00187088"/>
    <w:rPr>
      <w:rFonts w:asciiTheme="majorHAnsi" w:hAnsiTheme="majorHAnsi"/>
    </w:rPr>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FD67D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D67DD"/>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187088"/>
    <w:rPr>
      <w:rFonts w:ascii="Calibri" w:hAnsi="Calibri"/>
      <w:sz w:val="22"/>
    </w:rPr>
  </w:style>
  <w:style w:type="paragraph" w:styleId="CommentText">
    <w:name w:val="annotation text"/>
    <w:basedOn w:val="Normal"/>
    <w:link w:val="CommentTextChar"/>
    <w:unhideWhenUsed/>
    <w:rsid w:val="00FD67DD"/>
    <w:rPr>
      <w:sz w:val="20"/>
      <w:szCs w:val="20"/>
    </w:rPr>
  </w:style>
  <w:style w:type="character" w:customStyle="1" w:styleId="CommentTextChar">
    <w:name w:val="Comment Text Char"/>
    <w:basedOn w:val="DefaultParagraphFont"/>
    <w:link w:val="CommentText"/>
    <w:rsid w:val="00FD67DD"/>
    <w:rPr>
      <w:sz w:val="20"/>
      <w:szCs w:val="20"/>
    </w:rPr>
  </w:style>
  <w:style w:type="character" w:customStyle="1" w:styleId="TitleChar">
    <w:name w:val="Title Char"/>
    <w:basedOn w:val="DefaultParagraphFont"/>
    <w:link w:val="Title"/>
    <w:rsid w:val="00FD67DD"/>
    <w:rPr>
      <w:rFonts w:asciiTheme="majorHAnsi" w:eastAsiaTheme="majorEastAsia" w:hAnsiTheme="majorHAnsi" w:cstheme="majorBidi"/>
      <w:b/>
      <w:bCs/>
      <w:color w:val="345A8A" w:themeColor="accent1" w:themeShade="B5"/>
      <w:sz w:val="36"/>
      <w:szCs w:val="36"/>
    </w:rPr>
  </w:style>
  <w:style w:type="character" w:customStyle="1" w:styleId="DateChar">
    <w:name w:val="Date Char"/>
    <w:basedOn w:val="DefaultParagraphFont"/>
    <w:link w:val="Date"/>
    <w:rsid w:val="00FD67DD"/>
  </w:style>
  <w:style w:type="character" w:styleId="CommentReference">
    <w:name w:val="annotation reference"/>
    <w:basedOn w:val="DefaultParagraphFont"/>
    <w:semiHidden/>
    <w:unhideWhenUsed/>
    <w:rsid w:val="00FD67DD"/>
    <w:rPr>
      <w:sz w:val="16"/>
      <w:szCs w:val="16"/>
    </w:rPr>
  </w:style>
  <w:style w:type="table" w:styleId="TableGridLight">
    <w:name w:val="Grid Table Light"/>
    <w:basedOn w:val="TableNormal"/>
    <w:rsid w:val="00FD67DD"/>
    <w:pPr>
      <w:spacing w:after="0"/>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semiHidden/>
    <w:unhideWhenUsed/>
    <w:rsid w:val="00FD67D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D67DD"/>
    <w:rPr>
      <w:rFonts w:ascii="Segoe UI" w:hAnsi="Segoe UI" w:cs="Segoe UI"/>
      <w:sz w:val="18"/>
      <w:szCs w:val="18"/>
    </w:rPr>
  </w:style>
  <w:style w:type="paragraph" w:styleId="CommentSubject">
    <w:name w:val="annotation subject"/>
    <w:basedOn w:val="CommentText"/>
    <w:next w:val="CommentText"/>
    <w:link w:val="CommentSubjectChar"/>
    <w:semiHidden/>
    <w:unhideWhenUsed/>
    <w:rsid w:val="00FD67DD"/>
    <w:rPr>
      <w:b/>
      <w:bCs/>
    </w:rPr>
  </w:style>
  <w:style w:type="character" w:customStyle="1" w:styleId="CommentSubjectChar">
    <w:name w:val="Comment Subject Char"/>
    <w:basedOn w:val="CommentTextChar"/>
    <w:link w:val="CommentSubject"/>
    <w:semiHidden/>
    <w:rsid w:val="00FD67DD"/>
    <w:rPr>
      <w:b/>
      <w:bCs/>
      <w:sz w:val="20"/>
      <w:szCs w:val="20"/>
    </w:rPr>
  </w:style>
  <w:style w:type="paragraph" w:styleId="Footer">
    <w:name w:val="footer"/>
    <w:basedOn w:val="Normal"/>
    <w:link w:val="FooterChar"/>
    <w:unhideWhenUsed/>
    <w:rsid w:val="008D7DAF"/>
    <w:pPr>
      <w:tabs>
        <w:tab w:val="center" w:pos="4513"/>
        <w:tab w:val="right" w:pos="9026"/>
      </w:tabs>
      <w:spacing w:after="0"/>
    </w:pPr>
  </w:style>
  <w:style w:type="character" w:customStyle="1" w:styleId="FooterChar">
    <w:name w:val="Footer Char"/>
    <w:basedOn w:val="DefaultParagraphFont"/>
    <w:link w:val="Footer"/>
    <w:rsid w:val="008D7DAF"/>
  </w:style>
  <w:style w:type="character" w:styleId="PageNumber">
    <w:name w:val="page number"/>
    <w:basedOn w:val="DefaultParagraphFont"/>
    <w:semiHidden/>
    <w:unhideWhenUsed/>
    <w:rsid w:val="008D7DAF"/>
  </w:style>
  <w:style w:type="paragraph" w:styleId="Revision">
    <w:name w:val="Revision"/>
    <w:hidden/>
    <w:semiHidden/>
    <w:rsid w:val="003A46DF"/>
    <w:pPr>
      <w:spacing w:after="0"/>
    </w:pPr>
  </w:style>
  <w:style w:type="paragraph" w:styleId="Header">
    <w:name w:val="header"/>
    <w:basedOn w:val="Normal"/>
    <w:link w:val="HeaderChar"/>
    <w:unhideWhenUsed/>
    <w:rsid w:val="00143432"/>
    <w:pPr>
      <w:tabs>
        <w:tab w:val="center" w:pos="4680"/>
        <w:tab w:val="right" w:pos="9360"/>
      </w:tabs>
      <w:spacing w:after="0"/>
    </w:pPr>
  </w:style>
  <w:style w:type="character" w:customStyle="1" w:styleId="HeaderChar">
    <w:name w:val="Header Char"/>
    <w:basedOn w:val="DefaultParagraphFont"/>
    <w:link w:val="Header"/>
    <w:rsid w:val="00143432"/>
  </w:style>
  <w:style w:type="character" w:styleId="Strong">
    <w:name w:val="Strong"/>
    <w:basedOn w:val="DefaultParagraphFont"/>
    <w:uiPriority w:val="22"/>
    <w:qFormat/>
    <w:rsid w:val="00143432"/>
    <w:rPr>
      <w:b/>
      <w:bCs/>
    </w:rPr>
  </w:style>
  <w:style w:type="paragraph" w:styleId="NormalWeb">
    <w:name w:val="Normal (Web)"/>
    <w:basedOn w:val="Normal"/>
    <w:uiPriority w:val="99"/>
    <w:unhideWhenUsed/>
    <w:rsid w:val="005D2DAC"/>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8156F8"/>
    <w:rPr>
      <w:i/>
      <w:iCs/>
    </w:rPr>
  </w:style>
  <w:style w:type="character" w:styleId="FollowedHyperlink">
    <w:name w:val="FollowedHyperlink"/>
    <w:basedOn w:val="DefaultParagraphFont"/>
    <w:rsid w:val="00EA5A0E"/>
    <w:rPr>
      <w:color w:val="800080" w:themeColor="followedHyperlink"/>
      <w:u w:val="single"/>
    </w:rPr>
  </w:style>
  <w:style w:type="character" w:styleId="HTMLCode">
    <w:name w:val="HTML Code"/>
    <w:basedOn w:val="DefaultParagraphFont"/>
    <w:uiPriority w:val="99"/>
    <w:semiHidden/>
    <w:unhideWhenUsed/>
    <w:rsid w:val="003422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737158">
      <w:bodyDiv w:val="1"/>
      <w:marLeft w:val="0"/>
      <w:marRight w:val="0"/>
      <w:marTop w:val="0"/>
      <w:marBottom w:val="0"/>
      <w:divBdr>
        <w:top w:val="none" w:sz="0" w:space="0" w:color="auto"/>
        <w:left w:val="none" w:sz="0" w:space="0" w:color="auto"/>
        <w:bottom w:val="none" w:sz="0" w:space="0" w:color="auto"/>
        <w:right w:val="none" w:sz="0" w:space="0" w:color="auto"/>
      </w:divBdr>
    </w:div>
    <w:div w:id="218057505">
      <w:bodyDiv w:val="1"/>
      <w:marLeft w:val="0"/>
      <w:marRight w:val="0"/>
      <w:marTop w:val="0"/>
      <w:marBottom w:val="0"/>
      <w:divBdr>
        <w:top w:val="none" w:sz="0" w:space="0" w:color="auto"/>
        <w:left w:val="none" w:sz="0" w:space="0" w:color="auto"/>
        <w:bottom w:val="none" w:sz="0" w:space="0" w:color="auto"/>
        <w:right w:val="none" w:sz="0" w:space="0" w:color="auto"/>
      </w:divBdr>
    </w:div>
    <w:div w:id="345251519">
      <w:bodyDiv w:val="1"/>
      <w:marLeft w:val="0"/>
      <w:marRight w:val="0"/>
      <w:marTop w:val="0"/>
      <w:marBottom w:val="0"/>
      <w:divBdr>
        <w:top w:val="none" w:sz="0" w:space="0" w:color="auto"/>
        <w:left w:val="none" w:sz="0" w:space="0" w:color="auto"/>
        <w:bottom w:val="none" w:sz="0" w:space="0" w:color="auto"/>
        <w:right w:val="none" w:sz="0" w:space="0" w:color="auto"/>
      </w:divBdr>
    </w:div>
    <w:div w:id="596792408">
      <w:bodyDiv w:val="1"/>
      <w:marLeft w:val="0"/>
      <w:marRight w:val="0"/>
      <w:marTop w:val="0"/>
      <w:marBottom w:val="0"/>
      <w:divBdr>
        <w:top w:val="none" w:sz="0" w:space="0" w:color="auto"/>
        <w:left w:val="none" w:sz="0" w:space="0" w:color="auto"/>
        <w:bottom w:val="none" w:sz="0" w:space="0" w:color="auto"/>
        <w:right w:val="none" w:sz="0" w:space="0" w:color="auto"/>
      </w:divBdr>
    </w:div>
    <w:div w:id="642850955">
      <w:bodyDiv w:val="1"/>
      <w:marLeft w:val="0"/>
      <w:marRight w:val="0"/>
      <w:marTop w:val="0"/>
      <w:marBottom w:val="0"/>
      <w:divBdr>
        <w:top w:val="none" w:sz="0" w:space="0" w:color="auto"/>
        <w:left w:val="none" w:sz="0" w:space="0" w:color="auto"/>
        <w:bottom w:val="none" w:sz="0" w:space="0" w:color="auto"/>
        <w:right w:val="none" w:sz="0" w:space="0" w:color="auto"/>
      </w:divBdr>
    </w:div>
    <w:div w:id="694189353">
      <w:bodyDiv w:val="1"/>
      <w:marLeft w:val="0"/>
      <w:marRight w:val="0"/>
      <w:marTop w:val="0"/>
      <w:marBottom w:val="0"/>
      <w:divBdr>
        <w:top w:val="none" w:sz="0" w:space="0" w:color="auto"/>
        <w:left w:val="none" w:sz="0" w:space="0" w:color="auto"/>
        <w:bottom w:val="none" w:sz="0" w:space="0" w:color="auto"/>
        <w:right w:val="none" w:sz="0" w:space="0" w:color="auto"/>
      </w:divBdr>
    </w:div>
    <w:div w:id="850022288">
      <w:bodyDiv w:val="1"/>
      <w:marLeft w:val="0"/>
      <w:marRight w:val="0"/>
      <w:marTop w:val="0"/>
      <w:marBottom w:val="0"/>
      <w:divBdr>
        <w:top w:val="none" w:sz="0" w:space="0" w:color="auto"/>
        <w:left w:val="none" w:sz="0" w:space="0" w:color="auto"/>
        <w:bottom w:val="none" w:sz="0" w:space="0" w:color="auto"/>
        <w:right w:val="none" w:sz="0" w:space="0" w:color="auto"/>
      </w:divBdr>
    </w:div>
    <w:div w:id="1018508021">
      <w:bodyDiv w:val="1"/>
      <w:marLeft w:val="0"/>
      <w:marRight w:val="0"/>
      <w:marTop w:val="0"/>
      <w:marBottom w:val="0"/>
      <w:divBdr>
        <w:top w:val="none" w:sz="0" w:space="0" w:color="auto"/>
        <w:left w:val="none" w:sz="0" w:space="0" w:color="auto"/>
        <w:bottom w:val="none" w:sz="0" w:space="0" w:color="auto"/>
        <w:right w:val="none" w:sz="0" w:space="0" w:color="auto"/>
      </w:divBdr>
    </w:div>
    <w:div w:id="1247884954">
      <w:bodyDiv w:val="1"/>
      <w:marLeft w:val="0"/>
      <w:marRight w:val="0"/>
      <w:marTop w:val="0"/>
      <w:marBottom w:val="0"/>
      <w:divBdr>
        <w:top w:val="none" w:sz="0" w:space="0" w:color="auto"/>
        <w:left w:val="none" w:sz="0" w:space="0" w:color="auto"/>
        <w:bottom w:val="none" w:sz="0" w:space="0" w:color="auto"/>
        <w:right w:val="none" w:sz="0" w:space="0" w:color="auto"/>
      </w:divBdr>
    </w:div>
    <w:div w:id="1256281630">
      <w:bodyDiv w:val="1"/>
      <w:marLeft w:val="0"/>
      <w:marRight w:val="0"/>
      <w:marTop w:val="0"/>
      <w:marBottom w:val="0"/>
      <w:divBdr>
        <w:top w:val="none" w:sz="0" w:space="0" w:color="auto"/>
        <w:left w:val="none" w:sz="0" w:space="0" w:color="auto"/>
        <w:bottom w:val="none" w:sz="0" w:space="0" w:color="auto"/>
        <w:right w:val="none" w:sz="0" w:space="0" w:color="auto"/>
      </w:divBdr>
    </w:div>
    <w:div w:id="1278681107">
      <w:bodyDiv w:val="1"/>
      <w:marLeft w:val="0"/>
      <w:marRight w:val="0"/>
      <w:marTop w:val="0"/>
      <w:marBottom w:val="0"/>
      <w:divBdr>
        <w:top w:val="none" w:sz="0" w:space="0" w:color="auto"/>
        <w:left w:val="none" w:sz="0" w:space="0" w:color="auto"/>
        <w:bottom w:val="none" w:sz="0" w:space="0" w:color="auto"/>
        <w:right w:val="none" w:sz="0" w:space="0" w:color="auto"/>
      </w:divBdr>
    </w:div>
    <w:div w:id="1559126681">
      <w:bodyDiv w:val="1"/>
      <w:marLeft w:val="0"/>
      <w:marRight w:val="0"/>
      <w:marTop w:val="0"/>
      <w:marBottom w:val="0"/>
      <w:divBdr>
        <w:top w:val="none" w:sz="0" w:space="0" w:color="auto"/>
        <w:left w:val="none" w:sz="0" w:space="0" w:color="auto"/>
        <w:bottom w:val="none" w:sz="0" w:space="0" w:color="auto"/>
        <w:right w:val="none" w:sz="0" w:space="0" w:color="auto"/>
      </w:divBdr>
    </w:div>
    <w:div w:id="1568345387">
      <w:bodyDiv w:val="1"/>
      <w:marLeft w:val="0"/>
      <w:marRight w:val="0"/>
      <w:marTop w:val="0"/>
      <w:marBottom w:val="0"/>
      <w:divBdr>
        <w:top w:val="none" w:sz="0" w:space="0" w:color="auto"/>
        <w:left w:val="none" w:sz="0" w:space="0" w:color="auto"/>
        <w:bottom w:val="none" w:sz="0" w:space="0" w:color="auto"/>
        <w:right w:val="none" w:sz="0" w:space="0" w:color="auto"/>
      </w:divBdr>
    </w:div>
    <w:div w:id="1608349751">
      <w:bodyDiv w:val="1"/>
      <w:marLeft w:val="0"/>
      <w:marRight w:val="0"/>
      <w:marTop w:val="0"/>
      <w:marBottom w:val="0"/>
      <w:divBdr>
        <w:top w:val="none" w:sz="0" w:space="0" w:color="auto"/>
        <w:left w:val="none" w:sz="0" w:space="0" w:color="auto"/>
        <w:bottom w:val="none" w:sz="0" w:space="0" w:color="auto"/>
        <w:right w:val="none" w:sz="0" w:space="0" w:color="auto"/>
      </w:divBdr>
    </w:div>
    <w:div w:id="1650011187">
      <w:bodyDiv w:val="1"/>
      <w:marLeft w:val="0"/>
      <w:marRight w:val="0"/>
      <w:marTop w:val="0"/>
      <w:marBottom w:val="0"/>
      <w:divBdr>
        <w:top w:val="none" w:sz="0" w:space="0" w:color="auto"/>
        <w:left w:val="none" w:sz="0" w:space="0" w:color="auto"/>
        <w:bottom w:val="none" w:sz="0" w:space="0" w:color="auto"/>
        <w:right w:val="none" w:sz="0" w:space="0" w:color="auto"/>
      </w:divBdr>
    </w:div>
    <w:div w:id="1674797352">
      <w:bodyDiv w:val="1"/>
      <w:marLeft w:val="0"/>
      <w:marRight w:val="0"/>
      <w:marTop w:val="0"/>
      <w:marBottom w:val="0"/>
      <w:divBdr>
        <w:top w:val="none" w:sz="0" w:space="0" w:color="auto"/>
        <w:left w:val="none" w:sz="0" w:space="0" w:color="auto"/>
        <w:bottom w:val="none" w:sz="0" w:space="0" w:color="auto"/>
        <w:right w:val="none" w:sz="0" w:space="0" w:color="auto"/>
      </w:divBdr>
    </w:div>
    <w:div w:id="1911883236">
      <w:bodyDiv w:val="1"/>
      <w:marLeft w:val="0"/>
      <w:marRight w:val="0"/>
      <w:marTop w:val="0"/>
      <w:marBottom w:val="0"/>
      <w:divBdr>
        <w:top w:val="none" w:sz="0" w:space="0" w:color="auto"/>
        <w:left w:val="none" w:sz="0" w:space="0" w:color="auto"/>
        <w:bottom w:val="none" w:sz="0" w:space="0" w:color="auto"/>
        <w:right w:val="none" w:sz="0" w:space="0" w:color="auto"/>
      </w:divBdr>
    </w:div>
    <w:div w:id="2009625591">
      <w:bodyDiv w:val="1"/>
      <w:marLeft w:val="0"/>
      <w:marRight w:val="0"/>
      <w:marTop w:val="0"/>
      <w:marBottom w:val="0"/>
      <w:divBdr>
        <w:top w:val="none" w:sz="0" w:space="0" w:color="auto"/>
        <w:left w:val="none" w:sz="0" w:space="0" w:color="auto"/>
        <w:bottom w:val="none" w:sz="0" w:space="0" w:color="auto"/>
        <w:right w:val="none" w:sz="0" w:space="0" w:color="auto"/>
      </w:divBdr>
    </w:div>
    <w:div w:id="2136366755">
      <w:bodyDiv w:val="1"/>
      <w:marLeft w:val="0"/>
      <w:marRight w:val="0"/>
      <w:marTop w:val="0"/>
      <w:marBottom w:val="0"/>
      <w:divBdr>
        <w:top w:val="none" w:sz="0" w:space="0" w:color="auto"/>
        <w:left w:val="none" w:sz="0" w:space="0" w:color="auto"/>
        <w:bottom w:val="none" w:sz="0" w:space="0" w:color="auto"/>
        <w:right w:val="none" w:sz="0" w:space="0" w:color="auto"/>
      </w:divBdr>
    </w:div>
    <w:div w:id="21379408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hyperlink" Target="https://rpubs.com/williamsurles/292547" TargetMode="External"/><Relationship Id="rId39" Type="http://schemas.openxmlformats.org/officeDocument/2006/relationships/image" Target="media/image14.png"/><Relationship Id="rId21" Type="http://schemas.openxmlformats.org/officeDocument/2006/relationships/hyperlink" Target="https://swcarpentry.github.io/r-novice-inflammation/13-supp-data-structures/"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archive.ics.uci.edu/ml/index.php" TargetMode="Externa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datacamp.com/community/tutorials/r-data-import-tutorial" TargetMode="External"/><Relationship Id="rId17" Type="http://schemas.openxmlformats.org/officeDocument/2006/relationships/hyperlink" Target="https://www.datacamp.com/community/blog/an-introduction-to-cleaning-data-in-r" TargetMode="External"/><Relationship Id="rId25" Type="http://schemas.openxmlformats.org/officeDocument/2006/relationships/hyperlink" Target="https://rpubs.com/williamsurles/292547" TargetMode="External"/><Relationship Id="rId33" Type="http://schemas.openxmlformats.org/officeDocument/2006/relationships/image" Target="media/image10.png"/><Relationship Id="rId38" Type="http://schemas.openxmlformats.org/officeDocument/2006/relationships/hyperlink" Target="https://www.datamentor.io/r-programming/histogram/" TargetMode="External"/><Relationship Id="rId46" Type="http://schemas.openxmlformats.org/officeDocument/2006/relationships/hyperlink" Target="https://towardsdatascience.com/exploring-exploratory-data-analysis-1aa72908a5df" TargetMode="External"/><Relationship Id="rId2" Type="http://schemas.openxmlformats.org/officeDocument/2006/relationships/styles" Target="styles.xml"/><Relationship Id="rId16" Type="http://schemas.openxmlformats.org/officeDocument/2006/relationships/hyperlink" Target="https://www.datacamp.com/community/blog/an-introduction-to-cleaning-data-in-r" TargetMode="External"/><Relationship Id="rId20" Type="http://schemas.openxmlformats.org/officeDocument/2006/relationships/hyperlink" Target="https://uc-r.github.io/missing_values" TargetMode="External"/><Relationship Id="rId29"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wcarpentry.github.io/r-novice-inflammation/12-supp-factors/index.html" TargetMode="External"/><Relationship Id="rId32" Type="http://schemas.openxmlformats.org/officeDocument/2006/relationships/image" Target="media/image9.png"/><Relationship Id="rId37" Type="http://schemas.openxmlformats.org/officeDocument/2006/relationships/hyperlink" Target="https://www.datamentor.io/r-programming/histogram/" TargetMode="External"/><Relationship Id="rId40" Type="http://schemas.openxmlformats.org/officeDocument/2006/relationships/image" Target="media/image15.png"/><Relationship Id="rId45" Type="http://schemas.openxmlformats.org/officeDocument/2006/relationships/hyperlink" Target="https://towardsdatascience.com/exploring-exploratory-data-analysis-1aa72908a5df" TargetMode="External"/><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datacamp.com/community/tutorials/r-data-import-tutorial" TargetMode="External"/><Relationship Id="rId23" Type="http://schemas.openxmlformats.org/officeDocument/2006/relationships/hyperlink" Target="https://swcarpentry.github.io/r-novice-inflammation/12-supp-factors/index.html"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rpubs.com/moeransm/intro-iris"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uc-r.github.io/missing_values" TargetMode="External"/><Relationship Id="rId31" Type="http://schemas.openxmlformats.org/officeDocument/2006/relationships/hyperlink" Target="https://www.dummies.com/education/math/statistics/what-a-boxplot-can-tell-you-about-a-statistical-data-set/" TargetMode="External"/><Relationship Id="rId44" Type="http://schemas.openxmlformats.org/officeDocument/2006/relationships/image" Target="media/image19.png"/><Relationship Id="rId52" Type="http://schemas.openxmlformats.org/officeDocument/2006/relationships/hyperlink" Target="https://raw.githubusercontent.com/carlosug/AppliedRR/master/data/trial_ACTG175.csv" TargetMode="External"/><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hyperlink" Target="https://swcarpentry.github.io/r-novice-inflammation/13-supp-data-structures/" TargetMode="External"/><Relationship Id="rId27" Type="http://schemas.openxmlformats.org/officeDocument/2006/relationships/hyperlink" Target="https://www.rdocumentation.org/packages/base/versions/3.6.2/topics/mean" TargetMode="External"/><Relationship Id="rId30" Type="http://schemas.openxmlformats.org/officeDocument/2006/relationships/hyperlink" Target="https://www.dummies.com/education/math/statistics/what-a-boxplot-can-tell-you-about-a-statistical-data-set/" TargetMode="Externa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yperlink" Target="https://archive.ics.uci.edu/ml/machine-learning-databases/iris/" TargetMode="External"/><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s://www.nejm.org/doi/full/10.1056/NEJM19961010335150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5425</Words>
  <Characters>30926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Applied Research: Descriptive with R</vt:lpstr>
    </vt:vector>
  </TitlesOfParts>
  <Company/>
  <LinksUpToDate>false</LinksUpToDate>
  <CharactersWithSpaces>36279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Research: Descriptive with R</dc:title>
  <dc:creator>Carlos Utrilla Guerrero</dc:creator>
  <cp:keywords/>
  <cp:lastModifiedBy>Utrilla Guerrero, Carlos (IDS)</cp:lastModifiedBy>
  <cp:revision>2</cp:revision>
  <dcterms:created xsi:type="dcterms:W3CDTF">2020-08-13T08:35:00Z</dcterms:created>
  <dcterms:modified xsi:type="dcterms:W3CDTF">2020-08-13T08:35:00Z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4/13/2020</vt:lpwstr>
  </property>
  <property fmtid="{D5CDD505-2E9C-101B-9397-08002B2CF9AE}" pid="3" name="output">
    <vt:lpwstr/>
  </property>
</Properties>
</file>